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212" w:rsidRPr="00DD202E" w:rsidRDefault="002F0212" w:rsidP="00DD202E">
      <w:pPr>
        <w:ind w:left="2160" w:firstLine="720"/>
        <w:rPr>
          <w:b/>
          <w:sz w:val="22"/>
          <w:szCs w:val="48"/>
          <w:u w:val="single"/>
        </w:rPr>
      </w:pPr>
    </w:p>
    <w:p w:rsidR="00F12ED8" w:rsidRDefault="00F12ED8" w:rsidP="0084696A">
      <w:pPr>
        <w:jc w:val="center"/>
        <w:rPr>
          <w:b/>
          <w:sz w:val="48"/>
          <w:szCs w:val="48"/>
          <w:u w:val="single"/>
        </w:rPr>
      </w:pPr>
    </w:p>
    <w:p w:rsidR="00BA12EB" w:rsidRPr="0084696A" w:rsidRDefault="00BA12EB" w:rsidP="0084696A">
      <w:pPr>
        <w:jc w:val="center"/>
        <w:rPr>
          <w:b/>
          <w:sz w:val="48"/>
          <w:szCs w:val="48"/>
          <w:u w:val="single"/>
        </w:rPr>
      </w:pPr>
      <w:r w:rsidRPr="0084696A">
        <w:rPr>
          <w:b/>
          <w:sz w:val="48"/>
          <w:szCs w:val="48"/>
          <w:u w:val="single"/>
        </w:rPr>
        <w:t>PREFACE</w:t>
      </w:r>
    </w:p>
    <w:p w:rsidR="00BA12EB" w:rsidRPr="004C2AC3" w:rsidRDefault="00BA12EB" w:rsidP="00BA12EB">
      <w:pPr>
        <w:rPr>
          <w:b/>
          <w:u w:val="single"/>
        </w:rPr>
      </w:pPr>
    </w:p>
    <w:p w:rsidR="00BA12EB" w:rsidRDefault="00BA12EB" w:rsidP="00BA12EB">
      <w:pPr>
        <w:jc w:val="both"/>
        <w:rPr>
          <w:b/>
        </w:rPr>
      </w:pPr>
    </w:p>
    <w:p w:rsidR="00BA12EB" w:rsidRDefault="00BA12EB" w:rsidP="00BA12EB">
      <w:pPr>
        <w:jc w:val="both"/>
        <w:rPr>
          <w:b/>
        </w:rPr>
      </w:pPr>
    </w:p>
    <w:p w:rsidR="00BA12EB" w:rsidRDefault="00BA12EB" w:rsidP="00BA12EB">
      <w:pPr>
        <w:jc w:val="both"/>
        <w:rPr>
          <w:b/>
        </w:rPr>
      </w:pPr>
    </w:p>
    <w:p w:rsidR="00BA12EB" w:rsidRDefault="00BA12EB" w:rsidP="00BA12EB">
      <w:pPr>
        <w:ind w:firstLine="720"/>
        <w:jc w:val="both"/>
        <w:rPr>
          <w:b/>
          <w:sz w:val="28"/>
          <w:szCs w:val="28"/>
        </w:rPr>
      </w:pPr>
      <w:r w:rsidRPr="00BA12EB">
        <w:rPr>
          <w:sz w:val="28"/>
          <w:szCs w:val="28"/>
        </w:rPr>
        <w:t xml:space="preserve">This project report has been developed especially for you computerization and management required in </w:t>
      </w:r>
      <w:r w:rsidRPr="00BA12EB">
        <w:rPr>
          <w:b/>
          <w:sz w:val="28"/>
          <w:szCs w:val="28"/>
        </w:rPr>
        <w:t>“</w:t>
      </w:r>
      <w:r w:rsidR="00855289">
        <w:rPr>
          <w:rFonts w:cs="Calibri"/>
          <w:b/>
          <w:sz w:val="28"/>
          <w:szCs w:val="28"/>
        </w:rPr>
        <w:t>Optical shop</w:t>
      </w:r>
      <w:r w:rsidR="00262EFD" w:rsidRPr="00BE13E9">
        <w:rPr>
          <w:rFonts w:cs="Calibri"/>
          <w:b/>
          <w:bCs/>
          <w:sz w:val="28"/>
          <w:szCs w:val="28"/>
        </w:rPr>
        <w:t xml:space="preserve"> Management System</w:t>
      </w:r>
      <w:r w:rsidRPr="00BA12EB">
        <w:rPr>
          <w:b/>
          <w:sz w:val="28"/>
          <w:szCs w:val="28"/>
        </w:rPr>
        <w:t>”.</w:t>
      </w:r>
      <w:r w:rsidRPr="00BA12EB">
        <w:rPr>
          <w:sz w:val="28"/>
          <w:szCs w:val="28"/>
        </w:rPr>
        <w:t xml:space="preserve"> It is woven with the fiber of </w:t>
      </w:r>
      <w:r>
        <w:rPr>
          <w:sz w:val="28"/>
          <w:szCs w:val="28"/>
        </w:rPr>
        <w:t>“</w:t>
      </w:r>
      <w:r>
        <w:rPr>
          <w:b/>
          <w:sz w:val="28"/>
          <w:szCs w:val="28"/>
        </w:rPr>
        <w:t>MICROSFT VI</w:t>
      </w:r>
      <w:r w:rsidRPr="00BA12EB">
        <w:rPr>
          <w:b/>
          <w:sz w:val="28"/>
          <w:szCs w:val="28"/>
        </w:rPr>
        <w:t xml:space="preserve">SUAL </w:t>
      </w:r>
      <w:r>
        <w:rPr>
          <w:b/>
          <w:sz w:val="28"/>
          <w:szCs w:val="28"/>
        </w:rPr>
        <w:t xml:space="preserve">STUDIO 2010”. </w:t>
      </w:r>
      <w:r w:rsidR="008833EC" w:rsidRPr="00BA12EB">
        <w:rPr>
          <w:sz w:val="28"/>
          <w:szCs w:val="28"/>
        </w:rPr>
        <w:t>Which is well known standard programming language?</w:t>
      </w:r>
      <w:r w:rsidRPr="00BA12EB">
        <w:rPr>
          <w:sz w:val="28"/>
          <w:szCs w:val="28"/>
        </w:rPr>
        <w:t xml:space="preserve"> All the activities in a program are triggered by one event or another. So, with the help of this software you can do the better computerization of </w:t>
      </w:r>
      <w:r w:rsidR="000E70C3" w:rsidRPr="00BA12EB">
        <w:rPr>
          <w:sz w:val="28"/>
          <w:szCs w:val="28"/>
        </w:rPr>
        <w:t>an</w:t>
      </w:r>
      <w:r w:rsidRPr="00BA12EB">
        <w:rPr>
          <w:sz w:val="28"/>
          <w:szCs w:val="28"/>
        </w:rPr>
        <w:t xml:space="preserve"> </w:t>
      </w:r>
      <w:r w:rsidRPr="00BA12EB">
        <w:rPr>
          <w:b/>
          <w:sz w:val="28"/>
          <w:szCs w:val="28"/>
        </w:rPr>
        <w:t>“</w:t>
      </w:r>
      <w:r w:rsidR="00855289">
        <w:rPr>
          <w:rFonts w:cs="Calibri"/>
          <w:b/>
          <w:sz w:val="28"/>
          <w:szCs w:val="28"/>
        </w:rPr>
        <w:t>Optical shop</w:t>
      </w:r>
      <w:r w:rsidR="00855289" w:rsidRPr="00BE13E9">
        <w:rPr>
          <w:rFonts w:cs="Calibri"/>
          <w:b/>
          <w:bCs/>
          <w:sz w:val="28"/>
          <w:szCs w:val="28"/>
        </w:rPr>
        <w:t xml:space="preserve"> Management System</w:t>
      </w:r>
      <w:r w:rsidRPr="00BA12EB">
        <w:rPr>
          <w:b/>
          <w:sz w:val="28"/>
          <w:szCs w:val="28"/>
        </w:rPr>
        <w:t>”</w:t>
      </w:r>
      <w:r>
        <w:rPr>
          <w:b/>
          <w:sz w:val="28"/>
          <w:szCs w:val="28"/>
        </w:rPr>
        <w:t>.</w:t>
      </w:r>
    </w:p>
    <w:p w:rsidR="00BA12EB" w:rsidRDefault="00BA12EB" w:rsidP="00BA12EB">
      <w:pPr>
        <w:ind w:firstLine="720"/>
        <w:jc w:val="both"/>
        <w:rPr>
          <w:b/>
          <w:sz w:val="28"/>
          <w:szCs w:val="28"/>
        </w:rPr>
      </w:pPr>
    </w:p>
    <w:p w:rsidR="00BA12EB" w:rsidRDefault="00BA12EB" w:rsidP="00BA12EB">
      <w:pPr>
        <w:jc w:val="both"/>
        <w:rPr>
          <w:sz w:val="28"/>
          <w:szCs w:val="28"/>
        </w:rPr>
      </w:pPr>
    </w:p>
    <w:p w:rsidR="00BA12EB" w:rsidRPr="00BA12EB" w:rsidRDefault="00BA12EB" w:rsidP="00BA12EB">
      <w:pPr>
        <w:jc w:val="both"/>
        <w:rPr>
          <w:b/>
          <w:sz w:val="28"/>
          <w:szCs w:val="28"/>
        </w:rPr>
      </w:pPr>
      <w:r w:rsidRPr="00BA12EB">
        <w:rPr>
          <w:sz w:val="28"/>
          <w:szCs w:val="28"/>
        </w:rPr>
        <w:t xml:space="preserve">The aim of preparing this project is to signify the role of computer in smooth functioning of </w:t>
      </w:r>
      <w:r w:rsidRPr="00BA12EB">
        <w:rPr>
          <w:b/>
          <w:sz w:val="28"/>
          <w:szCs w:val="28"/>
        </w:rPr>
        <w:t>“</w:t>
      </w:r>
      <w:r w:rsidR="00D10875">
        <w:rPr>
          <w:rFonts w:cs="Calibri"/>
          <w:b/>
          <w:sz w:val="28"/>
          <w:szCs w:val="28"/>
        </w:rPr>
        <w:t>Optical shop</w:t>
      </w:r>
      <w:r w:rsidR="00D10875" w:rsidRPr="00BE13E9">
        <w:rPr>
          <w:rFonts w:cs="Calibri"/>
          <w:b/>
          <w:bCs/>
          <w:sz w:val="28"/>
          <w:szCs w:val="28"/>
        </w:rPr>
        <w:t xml:space="preserve"> Management System</w:t>
      </w:r>
      <w:r w:rsidRPr="00BA12EB">
        <w:rPr>
          <w:b/>
          <w:sz w:val="28"/>
          <w:szCs w:val="28"/>
        </w:rPr>
        <w:t>”</w:t>
      </w:r>
      <w:r>
        <w:rPr>
          <w:b/>
          <w:sz w:val="28"/>
          <w:szCs w:val="28"/>
        </w:rPr>
        <w:t xml:space="preserve"> </w:t>
      </w:r>
      <w:r w:rsidRPr="00BA12EB">
        <w:rPr>
          <w:sz w:val="28"/>
          <w:szCs w:val="28"/>
        </w:rPr>
        <w:t>and to explain that how computers help in records of</w:t>
      </w:r>
      <w:r>
        <w:rPr>
          <w:sz w:val="28"/>
          <w:szCs w:val="28"/>
        </w:rPr>
        <w:t xml:space="preserve"> </w:t>
      </w:r>
      <w:r w:rsidR="00DE4927">
        <w:rPr>
          <w:sz w:val="28"/>
          <w:szCs w:val="28"/>
        </w:rPr>
        <w:t>Customer Bill’s</w:t>
      </w:r>
      <w:r>
        <w:rPr>
          <w:sz w:val="28"/>
          <w:szCs w:val="28"/>
        </w:rPr>
        <w:t xml:space="preserve"> details</w:t>
      </w:r>
      <w:r w:rsidRPr="00BA12EB">
        <w:rPr>
          <w:sz w:val="28"/>
          <w:szCs w:val="28"/>
        </w:rPr>
        <w:t xml:space="preserve"> and all information related to </w:t>
      </w:r>
      <w:r w:rsidR="000E70C3">
        <w:rPr>
          <w:sz w:val="28"/>
          <w:szCs w:val="28"/>
        </w:rPr>
        <w:t>Optical shop</w:t>
      </w:r>
      <w:r w:rsidRPr="00BA12EB">
        <w:rPr>
          <w:sz w:val="28"/>
          <w:szCs w:val="28"/>
        </w:rPr>
        <w:t xml:space="preserve">. </w:t>
      </w:r>
    </w:p>
    <w:p w:rsidR="00BA12EB" w:rsidRPr="00BA12EB" w:rsidRDefault="00BA12EB" w:rsidP="00BA12EB">
      <w:pPr>
        <w:jc w:val="both"/>
        <w:rPr>
          <w:sz w:val="28"/>
          <w:szCs w:val="28"/>
        </w:rPr>
      </w:pPr>
    </w:p>
    <w:p w:rsidR="00BA12EB" w:rsidRPr="00BA12EB" w:rsidRDefault="00BA12EB" w:rsidP="00BA12EB">
      <w:pPr>
        <w:ind w:firstLine="720"/>
        <w:jc w:val="both"/>
        <w:rPr>
          <w:sz w:val="28"/>
          <w:szCs w:val="28"/>
        </w:rPr>
      </w:pPr>
      <w:r w:rsidRPr="00BA12EB">
        <w:rPr>
          <w:sz w:val="28"/>
          <w:szCs w:val="28"/>
        </w:rPr>
        <w:t xml:space="preserve">No, doubt I have tried my best effort to make the project in user friendly environment and managing </w:t>
      </w:r>
      <w:r w:rsidR="005700B6">
        <w:rPr>
          <w:rFonts w:cs="Calibri"/>
          <w:b/>
          <w:sz w:val="28"/>
          <w:szCs w:val="28"/>
        </w:rPr>
        <w:t>Optical shop</w:t>
      </w:r>
      <w:r w:rsidR="005700B6" w:rsidRPr="00BE13E9">
        <w:rPr>
          <w:rFonts w:cs="Calibri"/>
          <w:b/>
          <w:bCs/>
          <w:sz w:val="28"/>
          <w:szCs w:val="28"/>
        </w:rPr>
        <w:t xml:space="preserve"> Management System</w:t>
      </w:r>
      <w:r w:rsidR="005700B6" w:rsidRPr="00BA12EB">
        <w:rPr>
          <w:sz w:val="28"/>
          <w:szCs w:val="28"/>
        </w:rPr>
        <w:t xml:space="preserve"> </w:t>
      </w:r>
      <w:r w:rsidRPr="00BA12EB">
        <w:rPr>
          <w:sz w:val="28"/>
          <w:szCs w:val="28"/>
        </w:rPr>
        <w:t>full placed, because this is the most powerful feature of the project report. The approach adopted is very simple, lucid and comprehensive. The latest term and data have been taken into account and using facility of options and menus.</w:t>
      </w:r>
    </w:p>
    <w:p w:rsidR="00BA12EB" w:rsidRDefault="00BA12EB" w:rsidP="00BA12EB">
      <w:pPr>
        <w:ind w:firstLine="720"/>
        <w:rPr>
          <w:b/>
        </w:rPr>
      </w:pPr>
    </w:p>
    <w:p w:rsidR="00BA12EB" w:rsidRDefault="00BA12EB" w:rsidP="00BA12EB">
      <w:pPr>
        <w:ind w:firstLine="720"/>
        <w:rPr>
          <w:b/>
        </w:rPr>
      </w:pPr>
    </w:p>
    <w:p w:rsidR="00BA12EB" w:rsidRDefault="00BA12EB" w:rsidP="00BA12EB">
      <w:pPr>
        <w:rPr>
          <w:b/>
        </w:rPr>
      </w:pPr>
      <w:r>
        <w:rPr>
          <w:b/>
        </w:rPr>
        <w:t xml:space="preserve">          </w:t>
      </w:r>
      <w:r>
        <w:rPr>
          <w:b/>
        </w:rPr>
        <w:tab/>
      </w:r>
      <w:r>
        <w:rPr>
          <w:b/>
        </w:rPr>
        <w:tab/>
      </w:r>
      <w:r>
        <w:rPr>
          <w:b/>
        </w:rPr>
        <w:tab/>
      </w:r>
      <w:r>
        <w:rPr>
          <w:b/>
        </w:rPr>
        <w:tab/>
      </w:r>
      <w:r>
        <w:rPr>
          <w:b/>
        </w:rPr>
        <w:tab/>
      </w:r>
      <w:r>
        <w:rPr>
          <w:b/>
        </w:rPr>
        <w:tab/>
        <w:t xml:space="preserve">          </w:t>
      </w:r>
    </w:p>
    <w:p w:rsidR="008833EC" w:rsidRDefault="008833EC" w:rsidP="00BA12EB">
      <w:pPr>
        <w:rPr>
          <w:b/>
        </w:rPr>
      </w:pPr>
    </w:p>
    <w:p w:rsidR="008833EC" w:rsidRDefault="008833EC" w:rsidP="00BA12EB">
      <w:pPr>
        <w:rPr>
          <w:b/>
        </w:rPr>
      </w:pPr>
    </w:p>
    <w:p w:rsidR="008833EC" w:rsidRDefault="008833EC" w:rsidP="00BA12EB">
      <w:pPr>
        <w:rPr>
          <w:b/>
        </w:rPr>
      </w:pPr>
    </w:p>
    <w:p w:rsidR="008833EC" w:rsidRDefault="008833EC" w:rsidP="00BA12EB">
      <w:pPr>
        <w:rPr>
          <w:b/>
        </w:rPr>
      </w:pPr>
    </w:p>
    <w:p w:rsidR="008833EC" w:rsidRDefault="008833EC" w:rsidP="00BA12EB">
      <w:pPr>
        <w:rPr>
          <w:b/>
        </w:rPr>
      </w:pPr>
    </w:p>
    <w:p w:rsidR="00BA12EB" w:rsidRDefault="00BA12EB" w:rsidP="00BA12EB">
      <w:pPr>
        <w:rPr>
          <w:b/>
        </w:rPr>
      </w:pPr>
    </w:p>
    <w:p w:rsidR="008833EC" w:rsidRDefault="008833EC" w:rsidP="00BA12EB">
      <w:pPr>
        <w:ind w:left="5040"/>
        <w:rPr>
          <w:b/>
        </w:rPr>
      </w:pPr>
      <w:r>
        <w:rPr>
          <w:b/>
        </w:rPr>
        <w:t xml:space="preserve">              </w:t>
      </w:r>
    </w:p>
    <w:p w:rsidR="008833EC" w:rsidRDefault="008833EC" w:rsidP="00BA12EB">
      <w:pPr>
        <w:ind w:left="5040"/>
        <w:rPr>
          <w:b/>
        </w:rPr>
      </w:pPr>
    </w:p>
    <w:p w:rsidR="008833EC" w:rsidRDefault="008833EC" w:rsidP="00BA12EB">
      <w:pPr>
        <w:ind w:left="5040"/>
        <w:rPr>
          <w:b/>
        </w:rPr>
      </w:pPr>
    </w:p>
    <w:p w:rsidR="008833EC" w:rsidRDefault="008833EC" w:rsidP="00BA12EB">
      <w:pPr>
        <w:ind w:left="5040"/>
        <w:rPr>
          <w:b/>
        </w:rPr>
      </w:pPr>
      <w:r>
        <w:rPr>
          <w:b/>
        </w:rPr>
        <w:t xml:space="preserve">              </w:t>
      </w:r>
    </w:p>
    <w:p w:rsidR="008833EC" w:rsidRDefault="008833EC" w:rsidP="00BA12EB">
      <w:pPr>
        <w:ind w:left="5040"/>
        <w:rPr>
          <w:b/>
        </w:rPr>
      </w:pPr>
      <w:r>
        <w:rPr>
          <w:b/>
        </w:rPr>
        <w:t xml:space="preserve">             </w:t>
      </w:r>
    </w:p>
    <w:p w:rsidR="00BA12EB" w:rsidRDefault="008833EC" w:rsidP="00BA12EB">
      <w:pPr>
        <w:ind w:left="5040"/>
        <w:rPr>
          <w:b/>
          <w:sz w:val="28"/>
        </w:rPr>
      </w:pPr>
      <w:r>
        <w:rPr>
          <w:b/>
          <w:sz w:val="28"/>
        </w:rPr>
        <w:t xml:space="preserve">             </w:t>
      </w:r>
    </w:p>
    <w:p w:rsidR="006160D9" w:rsidRDefault="006160D9" w:rsidP="006160D9">
      <w:pPr>
        <w:rPr>
          <w:b/>
          <w:sz w:val="28"/>
        </w:rPr>
      </w:pPr>
      <w:r>
        <w:rPr>
          <w:b/>
          <w:sz w:val="28"/>
        </w:rPr>
        <w:t xml:space="preserve">                                     </w:t>
      </w:r>
    </w:p>
    <w:p w:rsidR="006160D9" w:rsidRDefault="006160D9" w:rsidP="006160D9">
      <w:pPr>
        <w:rPr>
          <w:b/>
          <w:sz w:val="28"/>
        </w:rPr>
      </w:pPr>
    </w:p>
    <w:p w:rsidR="00F12ED8" w:rsidRDefault="00F12ED8" w:rsidP="006160D9">
      <w:pPr>
        <w:jc w:val="center"/>
        <w:rPr>
          <w:b/>
          <w:noProof/>
          <w:sz w:val="40"/>
          <w:szCs w:val="40"/>
        </w:rPr>
      </w:pPr>
    </w:p>
    <w:p w:rsidR="00F12ED8" w:rsidRDefault="00F12ED8" w:rsidP="006160D9">
      <w:pPr>
        <w:jc w:val="center"/>
        <w:rPr>
          <w:b/>
          <w:noProof/>
          <w:sz w:val="40"/>
          <w:szCs w:val="40"/>
        </w:rPr>
      </w:pPr>
    </w:p>
    <w:p w:rsidR="00BA12EB" w:rsidRPr="00E72E30" w:rsidRDefault="00BA12EB" w:rsidP="006160D9">
      <w:pPr>
        <w:jc w:val="center"/>
        <w:rPr>
          <w:b/>
          <w:noProof/>
          <w:sz w:val="40"/>
          <w:szCs w:val="40"/>
          <w:u w:val="single"/>
        </w:rPr>
      </w:pPr>
      <w:r w:rsidRPr="00E72E30">
        <w:rPr>
          <w:b/>
          <w:noProof/>
          <w:sz w:val="40"/>
          <w:szCs w:val="40"/>
          <w:u w:val="single"/>
        </w:rPr>
        <w:t>TABLE OF CONTENTS</w:t>
      </w:r>
    </w:p>
    <w:p w:rsidR="00BA12EB" w:rsidRPr="001C53CB" w:rsidRDefault="00BA12EB" w:rsidP="00BA12EB">
      <w:pPr>
        <w:jc w:val="center"/>
        <w:rPr>
          <w:sz w:val="40"/>
          <w:szCs w:val="40"/>
        </w:rPr>
      </w:pPr>
    </w:p>
    <w:p w:rsidR="00BA12EB" w:rsidRDefault="00BA12EB" w:rsidP="00BA12EB">
      <w:pPr>
        <w:tabs>
          <w:tab w:val="left" w:pos="1620"/>
          <w:tab w:val="left" w:pos="2160"/>
          <w:tab w:val="left" w:pos="3240"/>
          <w:tab w:val="left" w:pos="4860"/>
        </w:tabs>
        <w:ind w:right="-151" w:hanging="720"/>
        <w:jc w:val="center"/>
        <w:rPr>
          <w:b/>
          <w:noProof/>
          <w:sz w:val="36"/>
          <w:szCs w:val="36"/>
          <w:u w:val="single"/>
        </w:rPr>
      </w:pPr>
    </w:p>
    <w:p w:rsidR="00BA12EB" w:rsidRPr="00CC2E09" w:rsidRDefault="00BA12EB" w:rsidP="00BA12EB">
      <w:pPr>
        <w:tabs>
          <w:tab w:val="left" w:pos="1620"/>
          <w:tab w:val="left" w:pos="2160"/>
          <w:tab w:val="left" w:pos="3240"/>
          <w:tab w:val="left" w:pos="4860"/>
        </w:tabs>
        <w:ind w:right="-151" w:hanging="720"/>
        <w:jc w:val="center"/>
        <w:rPr>
          <w:b/>
          <w:noProof/>
          <w:sz w:val="36"/>
          <w:szCs w:val="36"/>
          <w:u w:val="single"/>
        </w:rPr>
      </w:pPr>
    </w:p>
    <w:p w:rsidR="00BA12EB" w:rsidRPr="001C53CB" w:rsidRDefault="00BA12EB" w:rsidP="00BA12EB">
      <w:pPr>
        <w:tabs>
          <w:tab w:val="left" w:pos="1620"/>
          <w:tab w:val="left" w:pos="2160"/>
          <w:tab w:val="left" w:pos="3240"/>
          <w:tab w:val="left" w:pos="4860"/>
        </w:tabs>
        <w:ind w:right="-151" w:hanging="720"/>
        <w:rPr>
          <w:b/>
          <w:noProof/>
          <w:sz w:val="28"/>
          <w:szCs w:val="28"/>
          <w:u w:val="single"/>
          <w:lang w:val="pt-BR"/>
        </w:rPr>
      </w:pPr>
      <w:r w:rsidRPr="001C53CB">
        <w:rPr>
          <w:b/>
          <w:noProof/>
          <w:sz w:val="36"/>
          <w:szCs w:val="36"/>
          <w:lang w:val="en-IN"/>
        </w:rPr>
        <w:t xml:space="preserve">       </w:t>
      </w:r>
      <w:r w:rsidR="004A4ED8">
        <w:rPr>
          <w:b/>
          <w:noProof/>
          <w:sz w:val="36"/>
          <w:szCs w:val="36"/>
          <w:lang w:val="en-IN"/>
        </w:rPr>
        <w:t xml:space="preserve">   </w:t>
      </w:r>
      <w:r w:rsidRPr="001C53CB">
        <w:rPr>
          <w:b/>
          <w:noProof/>
          <w:sz w:val="28"/>
          <w:szCs w:val="28"/>
          <w:u w:val="single"/>
          <w:lang w:val="en-IN"/>
        </w:rPr>
        <w:t>S.NO.</w:t>
      </w:r>
      <w:r w:rsidRPr="001C53CB">
        <w:rPr>
          <w:b/>
          <w:noProof/>
          <w:sz w:val="28"/>
          <w:szCs w:val="28"/>
          <w:lang w:val="en-IN"/>
        </w:rPr>
        <w:t xml:space="preserve">           </w:t>
      </w:r>
      <w:r w:rsidR="00251B50">
        <w:rPr>
          <w:b/>
          <w:noProof/>
          <w:sz w:val="28"/>
          <w:szCs w:val="28"/>
          <w:lang w:val="en-IN"/>
        </w:rPr>
        <w:t xml:space="preserve">    </w:t>
      </w:r>
      <w:r w:rsidRPr="001C53CB">
        <w:rPr>
          <w:b/>
          <w:noProof/>
          <w:sz w:val="28"/>
          <w:szCs w:val="28"/>
          <w:lang w:val="en-IN"/>
        </w:rPr>
        <w:t xml:space="preserve"> </w:t>
      </w:r>
      <w:r w:rsidRPr="001C53CB">
        <w:rPr>
          <w:b/>
          <w:noProof/>
          <w:sz w:val="28"/>
          <w:szCs w:val="28"/>
          <w:u w:val="single"/>
          <w:lang w:val="pt-BR"/>
        </w:rPr>
        <w:t>CONTENTS</w:t>
      </w:r>
      <w:r w:rsidRPr="001C53CB">
        <w:rPr>
          <w:b/>
          <w:noProof/>
          <w:sz w:val="28"/>
          <w:szCs w:val="28"/>
          <w:lang w:val="pt-BR"/>
        </w:rPr>
        <w:t xml:space="preserve">                                     </w:t>
      </w:r>
      <w:r>
        <w:rPr>
          <w:b/>
          <w:noProof/>
          <w:sz w:val="28"/>
          <w:szCs w:val="28"/>
          <w:lang w:val="pt-BR"/>
        </w:rPr>
        <w:t xml:space="preserve">               </w:t>
      </w:r>
      <w:r w:rsidRPr="001C53CB">
        <w:rPr>
          <w:b/>
          <w:noProof/>
          <w:sz w:val="28"/>
          <w:szCs w:val="28"/>
          <w:lang w:val="pt-BR"/>
        </w:rPr>
        <w:t xml:space="preserve">  </w:t>
      </w:r>
      <w:r w:rsidRPr="001C53CB">
        <w:rPr>
          <w:b/>
          <w:noProof/>
          <w:sz w:val="28"/>
          <w:szCs w:val="28"/>
          <w:u w:val="single"/>
          <w:lang w:val="pt-BR"/>
        </w:rPr>
        <w:t xml:space="preserve"> </w:t>
      </w:r>
    </w:p>
    <w:p w:rsidR="00BA12EB" w:rsidRPr="00251B50" w:rsidRDefault="00BA12EB" w:rsidP="00BA12EB">
      <w:pPr>
        <w:tabs>
          <w:tab w:val="left" w:pos="1620"/>
          <w:tab w:val="left" w:pos="2160"/>
          <w:tab w:val="left" w:pos="3240"/>
          <w:tab w:val="left" w:pos="4860"/>
        </w:tabs>
        <w:ind w:right="-151" w:hanging="720"/>
        <w:rPr>
          <w:b/>
          <w:noProof/>
          <w:sz w:val="28"/>
          <w:szCs w:val="28"/>
          <w:u w:val="single"/>
          <w:lang w:val="pt-BR"/>
        </w:rPr>
      </w:pPr>
    </w:p>
    <w:p w:rsidR="00BA12EB" w:rsidRPr="00251B50" w:rsidRDefault="00BA12EB" w:rsidP="00BA12EB">
      <w:pPr>
        <w:pStyle w:val="ListParagraph"/>
        <w:numPr>
          <w:ilvl w:val="0"/>
          <w:numId w:val="1"/>
        </w:numPr>
        <w:rPr>
          <w:sz w:val="28"/>
          <w:szCs w:val="28"/>
        </w:rPr>
      </w:pPr>
      <w:r w:rsidRPr="00251B50">
        <w:rPr>
          <w:sz w:val="28"/>
          <w:szCs w:val="28"/>
        </w:rPr>
        <w:t xml:space="preserve">              Cover page as per format                                                                         </w:t>
      </w:r>
    </w:p>
    <w:p w:rsidR="00BA12EB" w:rsidRPr="00251B50" w:rsidRDefault="00BA12EB" w:rsidP="00BA12EB">
      <w:pPr>
        <w:numPr>
          <w:ilvl w:val="0"/>
          <w:numId w:val="1"/>
        </w:numPr>
        <w:rPr>
          <w:sz w:val="28"/>
          <w:szCs w:val="28"/>
        </w:rPr>
      </w:pPr>
      <w:r w:rsidRPr="00251B50">
        <w:rPr>
          <w:sz w:val="28"/>
          <w:szCs w:val="28"/>
        </w:rPr>
        <w:t xml:space="preserve">              Certificate of the project guide</w:t>
      </w:r>
    </w:p>
    <w:p w:rsidR="00BA12EB" w:rsidRPr="00251B50" w:rsidRDefault="00BA12EB" w:rsidP="00BA12EB">
      <w:pPr>
        <w:numPr>
          <w:ilvl w:val="0"/>
          <w:numId w:val="1"/>
        </w:numPr>
        <w:rPr>
          <w:sz w:val="28"/>
          <w:szCs w:val="28"/>
        </w:rPr>
      </w:pPr>
      <w:r w:rsidRPr="00251B50">
        <w:rPr>
          <w:sz w:val="28"/>
          <w:szCs w:val="28"/>
        </w:rPr>
        <w:t xml:space="preserve">              Declaration</w:t>
      </w:r>
    </w:p>
    <w:p w:rsidR="00BA12EB" w:rsidRPr="00251B50" w:rsidRDefault="00BA12EB" w:rsidP="00BA12EB">
      <w:pPr>
        <w:numPr>
          <w:ilvl w:val="0"/>
          <w:numId w:val="1"/>
        </w:numPr>
        <w:rPr>
          <w:sz w:val="28"/>
          <w:szCs w:val="28"/>
        </w:rPr>
      </w:pPr>
      <w:r w:rsidRPr="00251B50">
        <w:rPr>
          <w:sz w:val="28"/>
          <w:szCs w:val="28"/>
        </w:rPr>
        <w:t xml:space="preserve">              Introduction</w:t>
      </w:r>
    </w:p>
    <w:p w:rsidR="00BA12EB" w:rsidRPr="00251B50" w:rsidRDefault="00251B50" w:rsidP="00BA12EB">
      <w:pPr>
        <w:pStyle w:val="ListParagraph"/>
        <w:numPr>
          <w:ilvl w:val="1"/>
          <w:numId w:val="2"/>
        </w:numPr>
        <w:rPr>
          <w:sz w:val="28"/>
          <w:szCs w:val="28"/>
        </w:rPr>
      </w:pPr>
      <w:r w:rsidRPr="00251B50">
        <w:rPr>
          <w:sz w:val="28"/>
          <w:szCs w:val="28"/>
        </w:rPr>
        <w:t xml:space="preserve"> </w:t>
      </w:r>
      <w:r w:rsidR="00BA12EB" w:rsidRPr="00251B50">
        <w:rPr>
          <w:sz w:val="28"/>
          <w:szCs w:val="28"/>
        </w:rPr>
        <w:t xml:space="preserve">             Objective &amp;Scope of the project</w:t>
      </w:r>
    </w:p>
    <w:p w:rsidR="00BA12EB" w:rsidRPr="00251B50" w:rsidRDefault="00BA12EB" w:rsidP="00BA12EB">
      <w:pPr>
        <w:pStyle w:val="ListParagraph"/>
        <w:numPr>
          <w:ilvl w:val="1"/>
          <w:numId w:val="2"/>
        </w:numPr>
        <w:rPr>
          <w:sz w:val="28"/>
          <w:szCs w:val="28"/>
        </w:rPr>
      </w:pPr>
      <w:r w:rsidRPr="00251B50">
        <w:rPr>
          <w:sz w:val="28"/>
          <w:szCs w:val="28"/>
        </w:rPr>
        <w:t xml:space="preserve">              Definition of problem</w:t>
      </w:r>
    </w:p>
    <w:p w:rsidR="00BA12EB" w:rsidRPr="00251B50" w:rsidRDefault="00BA12EB" w:rsidP="00BA12EB">
      <w:pPr>
        <w:pStyle w:val="ListParagraph"/>
        <w:ind w:left="360"/>
        <w:rPr>
          <w:sz w:val="28"/>
          <w:szCs w:val="28"/>
        </w:rPr>
      </w:pPr>
      <w:r w:rsidRPr="00251B50">
        <w:rPr>
          <w:sz w:val="28"/>
          <w:szCs w:val="28"/>
        </w:rPr>
        <w:t xml:space="preserve">4.3              System Analysis &amp;Design </w:t>
      </w:r>
      <w:r w:rsidR="000E70C3" w:rsidRPr="00251B50">
        <w:rPr>
          <w:sz w:val="28"/>
          <w:szCs w:val="28"/>
        </w:rPr>
        <w:t>vies</w:t>
      </w:r>
      <w:r w:rsidRPr="00251B50">
        <w:rPr>
          <w:sz w:val="28"/>
          <w:szCs w:val="28"/>
        </w:rPr>
        <w:t>-a-</w:t>
      </w:r>
      <w:r w:rsidR="000E70C3" w:rsidRPr="00251B50">
        <w:rPr>
          <w:sz w:val="28"/>
          <w:szCs w:val="28"/>
        </w:rPr>
        <w:t>vies</w:t>
      </w:r>
      <w:r w:rsidRPr="00251B50">
        <w:rPr>
          <w:sz w:val="28"/>
          <w:szCs w:val="28"/>
        </w:rPr>
        <w:t xml:space="preserve"> user requirements</w:t>
      </w:r>
    </w:p>
    <w:p w:rsidR="00BA12EB" w:rsidRPr="00251B50" w:rsidRDefault="00E72E30" w:rsidP="00BA12EB">
      <w:pPr>
        <w:pStyle w:val="ListParagraph"/>
        <w:numPr>
          <w:ilvl w:val="1"/>
          <w:numId w:val="3"/>
        </w:numPr>
        <w:rPr>
          <w:sz w:val="28"/>
          <w:szCs w:val="28"/>
        </w:rPr>
      </w:pPr>
      <w:r>
        <w:rPr>
          <w:sz w:val="28"/>
          <w:szCs w:val="28"/>
        </w:rPr>
        <w:t xml:space="preserve">              </w:t>
      </w:r>
      <w:r w:rsidR="00BA12EB" w:rsidRPr="00251B50">
        <w:rPr>
          <w:sz w:val="28"/>
          <w:szCs w:val="28"/>
        </w:rPr>
        <w:t>System planning (PERT Chart)</w:t>
      </w:r>
    </w:p>
    <w:p w:rsidR="00BA12EB" w:rsidRPr="00251B50" w:rsidRDefault="00BA12EB" w:rsidP="00BA12EB">
      <w:pPr>
        <w:pStyle w:val="ListParagraph"/>
        <w:numPr>
          <w:ilvl w:val="1"/>
          <w:numId w:val="3"/>
        </w:numPr>
        <w:rPr>
          <w:sz w:val="28"/>
          <w:szCs w:val="28"/>
        </w:rPr>
      </w:pPr>
      <w:r w:rsidRPr="00251B50">
        <w:rPr>
          <w:sz w:val="28"/>
          <w:szCs w:val="28"/>
        </w:rPr>
        <w:t xml:space="preserve">              Methodology adopted, </w:t>
      </w:r>
    </w:p>
    <w:p w:rsidR="00BA12EB" w:rsidRPr="00251B50" w:rsidRDefault="00BA12EB" w:rsidP="00BA12EB">
      <w:pPr>
        <w:pStyle w:val="ListParagraph"/>
        <w:numPr>
          <w:ilvl w:val="1"/>
          <w:numId w:val="3"/>
        </w:numPr>
        <w:rPr>
          <w:sz w:val="28"/>
          <w:szCs w:val="28"/>
        </w:rPr>
      </w:pPr>
      <w:r w:rsidRPr="00251B50">
        <w:rPr>
          <w:sz w:val="28"/>
          <w:szCs w:val="28"/>
        </w:rPr>
        <w:t xml:space="preserve">             </w:t>
      </w:r>
      <w:r w:rsidR="00E72E30">
        <w:rPr>
          <w:sz w:val="28"/>
          <w:szCs w:val="28"/>
        </w:rPr>
        <w:t xml:space="preserve"> </w:t>
      </w:r>
      <w:r w:rsidRPr="00251B50">
        <w:rPr>
          <w:sz w:val="28"/>
          <w:szCs w:val="28"/>
        </w:rPr>
        <w:t xml:space="preserve">System Implementation </w:t>
      </w:r>
    </w:p>
    <w:p w:rsidR="00BA12EB" w:rsidRPr="00251B50" w:rsidRDefault="00BA12EB" w:rsidP="00BA12EB">
      <w:pPr>
        <w:pStyle w:val="ListParagraph"/>
        <w:numPr>
          <w:ilvl w:val="1"/>
          <w:numId w:val="3"/>
        </w:numPr>
        <w:rPr>
          <w:sz w:val="28"/>
          <w:szCs w:val="28"/>
        </w:rPr>
      </w:pPr>
      <w:r w:rsidRPr="00251B50">
        <w:rPr>
          <w:sz w:val="28"/>
          <w:szCs w:val="28"/>
        </w:rPr>
        <w:t xml:space="preserve">             </w:t>
      </w:r>
      <w:r w:rsidR="00E72E30">
        <w:rPr>
          <w:sz w:val="28"/>
          <w:szCs w:val="28"/>
        </w:rPr>
        <w:t xml:space="preserve"> </w:t>
      </w:r>
      <w:r w:rsidRPr="00251B50">
        <w:rPr>
          <w:sz w:val="28"/>
          <w:szCs w:val="28"/>
        </w:rPr>
        <w:t>System maintenance &amp;Evaluation</w:t>
      </w:r>
    </w:p>
    <w:p w:rsidR="00BA12EB" w:rsidRPr="00251B50" w:rsidRDefault="008833EC" w:rsidP="00BA12EB">
      <w:pPr>
        <w:pStyle w:val="ListParagraph"/>
        <w:ind w:left="360"/>
        <w:rPr>
          <w:sz w:val="28"/>
          <w:szCs w:val="28"/>
        </w:rPr>
      </w:pPr>
      <w:r>
        <w:rPr>
          <w:sz w:val="28"/>
          <w:szCs w:val="28"/>
        </w:rPr>
        <w:t xml:space="preserve">5              </w:t>
      </w:r>
      <w:r w:rsidR="00BA12EB" w:rsidRPr="00251B50">
        <w:rPr>
          <w:sz w:val="28"/>
          <w:szCs w:val="28"/>
        </w:rPr>
        <w:t xml:space="preserve">   Details of Hardware &amp;Software requirements</w:t>
      </w:r>
    </w:p>
    <w:p w:rsidR="00BA12EB" w:rsidRPr="00251B50" w:rsidRDefault="008833EC" w:rsidP="00BA12EB">
      <w:pPr>
        <w:pStyle w:val="ListParagraph"/>
        <w:ind w:left="360"/>
        <w:rPr>
          <w:sz w:val="28"/>
          <w:szCs w:val="28"/>
        </w:rPr>
      </w:pPr>
      <w:r>
        <w:rPr>
          <w:sz w:val="28"/>
          <w:szCs w:val="28"/>
        </w:rPr>
        <w:t xml:space="preserve">6              </w:t>
      </w:r>
      <w:r w:rsidR="00BA12EB" w:rsidRPr="00251B50">
        <w:rPr>
          <w:sz w:val="28"/>
          <w:szCs w:val="28"/>
        </w:rPr>
        <w:t xml:space="preserve">   DFD/Flow Charts</w:t>
      </w:r>
    </w:p>
    <w:p w:rsidR="00BA12EB" w:rsidRPr="00251B50" w:rsidRDefault="008833EC" w:rsidP="00BA12EB">
      <w:pPr>
        <w:pStyle w:val="ListParagraph"/>
        <w:ind w:left="360"/>
        <w:rPr>
          <w:sz w:val="28"/>
          <w:szCs w:val="28"/>
        </w:rPr>
      </w:pPr>
      <w:r>
        <w:rPr>
          <w:sz w:val="28"/>
          <w:szCs w:val="28"/>
        </w:rPr>
        <w:t xml:space="preserve">7               </w:t>
      </w:r>
      <w:r w:rsidR="00BA12EB" w:rsidRPr="00251B50">
        <w:rPr>
          <w:sz w:val="28"/>
          <w:szCs w:val="28"/>
        </w:rPr>
        <w:t xml:space="preserve">  Database Structure</w:t>
      </w:r>
    </w:p>
    <w:p w:rsidR="00BA12EB" w:rsidRPr="00251B50" w:rsidRDefault="008833EC" w:rsidP="00BA12EB">
      <w:pPr>
        <w:pStyle w:val="ListParagraph"/>
        <w:ind w:left="360"/>
        <w:rPr>
          <w:sz w:val="28"/>
          <w:szCs w:val="28"/>
        </w:rPr>
      </w:pPr>
      <w:r>
        <w:rPr>
          <w:sz w:val="28"/>
          <w:szCs w:val="28"/>
        </w:rPr>
        <w:t xml:space="preserve">8               </w:t>
      </w:r>
      <w:r w:rsidR="00BA12EB" w:rsidRPr="00251B50">
        <w:rPr>
          <w:sz w:val="28"/>
          <w:szCs w:val="28"/>
        </w:rPr>
        <w:t xml:space="preserve">  Screen Design</w:t>
      </w:r>
    </w:p>
    <w:p w:rsidR="00BA12EB" w:rsidRPr="00251B50" w:rsidRDefault="008833EC" w:rsidP="00BA12EB">
      <w:pPr>
        <w:pStyle w:val="ListParagraph"/>
        <w:ind w:left="360"/>
        <w:rPr>
          <w:sz w:val="28"/>
          <w:szCs w:val="28"/>
        </w:rPr>
      </w:pPr>
      <w:r>
        <w:rPr>
          <w:sz w:val="28"/>
          <w:szCs w:val="28"/>
        </w:rPr>
        <w:t xml:space="preserve">9               </w:t>
      </w:r>
      <w:r w:rsidR="00BA12EB" w:rsidRPr="00251B50">
        <w:rPr>
          <w:sz w:val="28"/>
          <w:szCs w:val="28"/>
        </w:rPr>
        <w:t xml:space="preserve">  Coding</w:t>
      </w:r>
    </w:p>
    <w:p w:rsidR="00BA12EB" w:rsidRPr="00251B50" w:rsidRDefault="00B25DD1" w:rsidP="00BA12EB">
      <w:pPr>
        <w:pStyle w:val="ListParagraph"/>
        <w:ind w:left="360"/>
        <w:rPr>
          <w:sz w:val="28"/>
          <w:szCs w:val="28"/>
        </w:rPr>
      </w:pPr>
      <w:r>
        <w:rPr>
          <w:sz w:val="28"/>
          <w:szCs w:val="28"/>
        </w:rPr>
        <w:t>10</w:t>
      </w:r>
      <w:r w:rsidR="008833EC">
        <w:rPr>
          <w:sz w:val="28"/>
          <w:szCs w:val="28"/>
        </w:rPr>
        <w:t xml:space="preserve">              </w:t>
      </w:r>
      <w:r w:rsidR="00BA12EB" w:rsidRPr="00251B50">
        <w:rPr>
          <w:sz w:val="28"/>
          <w:szCs w:val="28"/>
        </w:rPr>
        <w:t xml:space="preserve"> User/ Operational Manual- including security issues.</w:t>
      </w:r>
    </w:p>
    <w:p w:rsidR="00BA12EB" w:rsidRPr="00251B50" w:rsidRDefault="00B25DD1" w:rsidP="00BA12EB">
      <w:pPr>
        <w:pStyle w:val="ListParagraph"/>
        <w:ind w:left="360"/>
        <w:rPr>
          <w:sz w:val="28"/>
          <w:szCs w:val="28"/>
        </w:rPr>
      </w:pPr>
      <w:r>
        <w:rPr>
          <w:sz w:val="28"/>
          <w:szCs w:val="28"/>
        </w:rPr>
        <w:t>11</w:t>
      </w:r>
      <w:r w:rsidR="008833EC">
        <w:rPr>
          <w:sz w:val="28"/>
          <w:szCs w:val="28"/>
        </w:rPr>
        <w:t xml:space="preserve">              </w:t>
      </w:r>
      <w:r w:rsidR="00BA12EB" w:rsidRPr="00251B50">
        <w:rPr>
          <w:sz w:val="28"/>
          <w:szCs w:val="28"/>
        </w:rPr>
        <w:t>Limitation</w:t>
      </w:r>
    </w:p>
    <w:p w:rsidR="00BA12EB" w:rsidRPr="00251B50" w:rsidRDefault="00B25DD1" w:rsidP="00BA12EB">
      <w:pPr>
        <w:pStyle w:val="ListParagraph"/>
        <w:ind w:left="360"/>
        <w:rPr>
          <w:sz w:val="28"/>
          <w:szCs w:val="28"/>
        </w:rPr>
      </w:pPr>
      <w:r>
        <w:rPr>
          <w:sz w:val="28"/>
          <w:szCs w:val="28"/>
        </w:rPr>
        <w:t>12</w:t>
      </w:r>
      <w:r w:rsidR="00BA12EB" w:rsidRPr="00251B50">
        <w:rPr>
          <w:sz w:val="28"/>
          <w:szCs w:val="28"/>
        </w:rPr>
        <w:t xml:space="preserve">               Bibliography </w:t>
      </w:r>
    </w:p>
    <w:p w:rsidR="00BA12EB" w:rsidRDefault="00BA12EB" w:rsidP="00BA12EB">
      <w:pPr>
        <w:rPr>
          <w:rFonts w:ascii="Arial" w:hAnsi="Arial"/>
        </w:rPr>
      </w:pPr>
    </w:p>
    <w:p w:rsidR="00BA12EB" w:rsidRDefault="00BA12EB"/>
    <w:p w:rsidR="00682836" w:rsidRDefault="00682836"/>
    <w:p w:rsidR="00682836" w:rsidRDefault="00682836"/>
    <w:p w:rsidR="00682836" w:rsidRDefault="00682836"/>
    <w:p w:rsidR="00682836" w:rsidRDefault="00682836"/>
    <w:p w:rsidR="00682836" w:rsidRDefault="00682836"/>
    <w:p w:rsidR="00682836" w:rsidRDefault="00682836"/>
    <w:p w:rsidR="00682836" w:rsidRDefault="00682836"/>
    <w:p w:rsidR="00682836" w:rsidRDefault="00682836"/>
    <w:p w:rsidR="00682836" w:rsidRDefault="00682836"/>
    <w:p w:rsidR="00682836" w:rsidRDefault="00682836"/>
    <w:p w:rsidR="002F0212" w:rsidRDefault="002F0212" w:rsidP="00BE13E9">
      <w:pPr>
        <w:rPr>
          <w:b/>
          <w:bCs/>
          <w:sz w:val="32"/>
          <w:szCs w:val="32"/>
        </w:rPr>
      </w:pPr>
      <w:bookmarkStart w:id="0" w:name="_GoBack"/>
      <w:bookmarkEnd w:id="0"/>
    </w:p>
    <w:p w:rsidR="002F0212" w:rsidRDefault="002F0212" w:rsidP="00BE13E9">
      <w:pPr>
        <w:rPr>
          <w:b/>
          <w:bCs/>
          <w:sz w:val="32"/>
          <w:szCs w:val="32"/>
        </w:rPr>
      </w:pPr>
    </w:p>
    <w:p w:rsidR="00BE13E9" w:rsidRDefault="00BE13E9" w:rsidP="00BE13E9">
      <w:pPr>
        <w:rPr>
          <w:b/>
          <w:bCs/>
          <w:sz w:val="32"/>
          <w:szCs w:val="32"/>
        </w:rPr>
      </w:pPr>
      <w:r>
        <w:rPr>
          <w:b/>
          <w:bCs/>
          <w:sz w:val="32"/>
          <w:szCs w:val="32"/>
        </w:rPr>
        <w:t xml:space="preserve">4. </w:t>
      </w:r>
      <w:r w:rsidRPr="007935A3">
        <w:rPr>
          <w:b/>
          <w:bCs/>
          <w:sz w:val="32"/>
          <w:szCs w:val="32"/>
        </w:rPr>
        <w:t>INTRODUCTION</w:t>
      </w:r>
    </w:p>
    <w:p w:rsidR="00BE13E9" w:rsidRDefault="00BE13E9" w:rsidP="00BE13E9">
      <w:pPr>
        <w:rPr>
          <w:b/>
          <w:bCs/>
          <w:sz w:val="32"/>
          <w:szCs w:val="32"/>
        </w:rPr>
      </w:pPr>
    </w:p>
    <w:p w:rsidR="00BE13E9" w:rsidRPr="007935A3" w:rsidRDefault="00BE13E9" w:rsidP="00BE13E9">
      <w:pPr>
        <w:rPr>
          <w:b/>
          <w:bCs/>
          <w:sz w:val="32"/>
          <w:szCs w:val="32"/>
        </w:rPr>
      </w:pPr>
    </w:p>
    <w:p w:rsidR="005F365E" w:rsidRDefault="00371BCA" w:rsidP="00371BCA">
      <w:pPr>
        <w:ind w:left="720"/>
        <w:jc w:val="both"/>
        <w:rPr>
          <w:sz w:val="32"/>
          <w:szCs w:val="32"/>
        </w:rPr>
      </w:pPr>
      <w:r w:rsidRPr="00371BCA">
        <w:rPr>
          <w:sz w:val="32"/>
          <w:szCs w:val="32"/>
        </w:rPr>
        <w:t>This project “</w:t>
      </w:r>
      <w:r w:rsidR="000C627D">
        <w:rPr>
          <w:rFonts w:cs="Calibri"/>
          <w:b/>
          <w:sz w:val="28"/>
          <w:szCs w:val="28"/>
        </w:rPr>
        <w:t>Optical shop</w:t>
      </w:r>
      <w:r w:rsidR="000C627D" w:rsidRPr="00BE13E9">
        <w:rPr>
          <w:rFonts w:cs="Calibri"/>
          <w:b/>
          <w:bCs/>
          <w:sz w:val="28"/>
          <w:szCs w:val="28"/>
        </w:rPr>
        <w:t xml:space="preserve"> Management System</w:t>
      </w:r>
      <w:r w:rsidR="005F365E">
        <w:rPr>
          <w:sz w:val="32"/>
          <w:szCs w:val="32"/>
        </w:rPr>
        <w:t xml:space="preserve">” is solution for optical store </w:t>
      </w:r>
      <w:r w:rsidRPr="00371BCA">
        <w:rPr>
          <w:sz w:val="32"/>
          <w:szCs w:val="32"/>
        </w:rPr>
        <w:t xml:space="preserve">centers </w:t>
      </w:r>
      <w:r w:rsidR="005F365E">
        <w:rPr>
          <w:sz w:val="32"/>
          <w:szCs w:val="32"/>
        </w:rPr>
        <w:t>for purchasing optical glasses, frames and other eye wears.</w:t>
      </w:r>
    </w:p>
    <w:p w:rsidR="005F365E" w:rsidRDefault="005F365E" w:rsidP="00371BCA">
      <w:pPr>
        <w:ind w:left="720"/>
        <w:jc w:val="both"/>
        <w:rPr>
          <w:sz w:val="32"/>
          <w:szCs w:val="32"/>
        </w:rPr>
      </w:pPr>
      <w:r>
        <w:rPr>
          <w:sz w:val="32"/>
          <w:szCs w:val="32"/>
        </w:rPr>
        <w:t>This system is implemented in Vb.NET with Visual basic programming Languages. For database MS Access has been used. This project also keeps record of all the Sales and Order tracking. With this application customer can see latest eye wear design and get to know the latest price.</w:t>
      </w:r>
    </w:p>
    <w:p w:rsidR="005F365E" w:rsidRDefault="005F365E" w:rsidP="00371BCA">
      <w:pPr>
        <w:ind w:left="720"/>
        <w:jc w:val="both"/>
        <w:rPr>
          <w:sz w:val="32"/>
          <w:szCs w:val="32"/>
        </w:rPr>
      </w:pPr>
    </w:p>
    <w:p w:rsidR="00BE13E9" w:rsidRDefault="00530F19" w:rsidP="00371BCA">
      <w:pPr>
        <w:ind w:left="720"/>
        <w:jc w:val="both"/>
        <w:rPr>
          <w:rFonts w:ascii="Arial" w:hAnsi="Arial" w:cs="Arial"/>
          <w:bCs/>
        </w:rPr>
      </w:pPr>
      <w:r>
        <w:rPr>
          <w:sz w:val="32"/>
          <w:szCs w:val="32"/>
        </w:rPr>
        <w:t>To</w:t>
      </w:r>
      <w:r w:rsidR="00371BCA">
        <w:rPr>
          <w:sz w:val="32"/>
          <w:szCs w:val="32"/>
        </w:rPr>
        <w:t xml:space="preserve"> </w:t>
      </w:r>
      <w:r w:rsidR="00371BCA" w:rsidRPr="00371BCA">
        <w:rPr>
          <w:sz w:val="32"/>
          <w:szCs w:val="32"/>
        </w:rPr>
        <w:t>manage the customers in an easier and more convenient way. The</w:t>
      </w:r>
      <w:r w:rsidR="00371BCA">
        <w:rPr>
          <w:sz w:val="32"/>
          <w:szCs w:val="32"/>
        </w:rPr>
        <w:t xml:space="preserve"> </w:t>
      </w:r>
      <w:r w:rsidR="00371BCA" w:rsidRPr="00371BCA">
        <w:rPr>
          <w:sz w:val="32"/>
          <w:szCs w:val="32"/>
        </w:rPr>
        <w:t xml:space="preserve">administrator is able to view all the members </w:t>
      </w:r>
      <w:r>
        <w:rPr>
          <w:sz w:val="32"/>
          <w:szCs w:val="32"/>
        </w:rPr>
        <w:t>Doctor and Product list</w:t>
      </w:r>
      <w:r w:rsidR="00371BCA" w:rsidRPr="00371BCA">
        <w:rPr>
          <w:sz w:val="32"/>
          <w:szCs w:val="32"/>
        </w:rPr>
        <w:t xml:space="preserve"> as well</w:t>
      </w:r>
      <w:r w:rsidR="00371BCA">
        <w:rPr>
          <w:sz w:val="32"/>
          <w:szCs w:val="32"/>
        </w:rPr>
        <w:t xml:space="preserve"> </w:t>
      </w:r>
      <w:r w:rsidR="00371BCA" w:rsidRPr="00371BCA">
        <w:rPr>
          <w:sz w:val="32"/>
          <w:szCs w:val="32"/>
        </w:rPr>
        <w:t xml:space="preserve">as their details. The basic structure of the system as follows. This project is a computer-based program and it manages the </w:t>
      </w:r>
      <w:r>
        <w:rPr>
          <w:sz w:val="32"/>
          <w:szCs w:val="32"/>
        </w:rPr>
        <w:t>Optical shop act</w:t>
      </w:r>
      <w:r w:rsidR="0038406C">
        <w:rPr>
          <w:sz w:val="32"/>
          <w:szCs w:val="32"/>
        </w:rPr>
        <w:t>ivity</w:t>
      </w:r>
      <w:r w:rsidR="00371BCA" w:rsidRPr="00371BCA">
        <w:rPr>
          <w:sz w:val="32"/>
          <w:szCs w:val="32"/>
        </w:rPr>
        <w:t xml:space="preserve">, the personnel and the inventory. This system also maintains the </w:t>
      </w:r>
      <w:r w:rsidR="0038406C">
        <w:rPr>
          <w:sz w:val="32"/>
          <w:szCs w:val="32"/>
        </w:rPr>
        <w:t>Doctor</w:t>
      </w:r>
      <w:r w:rsidR="00371BCA" w:rsidRPr="00371BCA">
        <w:rPr>
          <w:sz w:val="32"/>
          <w:szCs w:val="32"/>
        </w:rPr>
        <w:t xml:space="preserve"> details, to provide the valuable reports regarding the progress of the </w:t>
      </w:r>
      <w:r w:rsidR="0038406C">
        <w:rPr>
          <w:sz w:val="32"/>
          <w:szCs w:val="32"/>
        </w:rPr>
        <w:t>Optical shop Management system</w:t>
      </w:r>
      <w:r w:rsidR="00371BCA" w:rsidRPr="00371BCA">
        <w:rPr>
          <w:sz w:val="32"/>
          <w:szCs w:val="32"/>
        </w:rPr>
        <w:t>.</w:t>
      </w:r>
    </w:p>
    <w:p w:rsidR="00BE13E9" w:rsidRDefault="00BE13E9" w:rsidP="00BE13E9">
      <w:pPr>
        <w:pStyle w:val="ListParagraph"/>
        <w:ind w:left="360"/>
        <w:rPr>
          <w:sz w:val="28"/>
          <w:szCs w:val="28"/>
          <w:u w:val="single"/>
        </w:rPr>
      </w:pPr>
      <w:r>
        <w:rPr>
          <w:rFonts w:ascii="Arial" w:hAnsi="Arial" w:cs="Arial"/>
          <w:bCs/>
          <w:sz w:val="24"/>
          <w:szCs w:val="24"/>
        </w:rPr>
        <w:tab/>
      </w:r>
    </w:p>
    <w:p w:rsidR="00BE13E9" w:rsidRDefault="00BE13E9" w:rsidP="00BE13E9">
      <w:pPr>
        <w:pStyle w:val="ListParagraph"/>
        <w:ind w:left="360"/>
        <w:rPr>
          <w:sz w:val="28"/>
          <w:szCs w:val="28"/>
          <w:u w:val="single"/>
        </w:rPr>
      </w:pPr>
    </w:p>
    <w:p w:rsidR="00BE13E9" w:rsidRDefault="00BE13E9"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1871C7" w:rsidRDefault="001871C7" w:rsidP="00BE13E9">
      <w:pPr>
        <w:pStyle w:val="ListParagraph"/>
        <w:ind w:left="360"/>
        <w:rPr>
          <w:sz w:val="28"/>
          <w:szCs w:val="28"/>
          <w:u w:val="single"/>
        </w:rPr>
      </w:pPr>
    </w:p>
    <w:p w:rsidR="00BE13E9" w:rsidRDefault="00BE13E9" w:rsidP="00BE13E9">
      <w:pPr>
        <w:pStyle w:val="ListParagraph"/>
        <w:ind w:left="0"/>
        <w:rPr>
          <w:b/>
          <w:sz w:val="28"/>
          <w:szCs w:val="32"/>
          <w:u w:val="single"/>
        </w:rPr>
      </w:pPr>
    </w:p>
    <w:p w:rsidR="000239D9" w:rsidRDefault="000239D9" w:rsidP="00BE13E9">
      <w:pPr>
        <w:pStyle w:val="ListParagraph"/>
        <w:ind w:left="0"/>
        <w:rPr>
          <w:b/>
          <w:sz w:val="28"/>
          <w:szCs w:val="32"/>
        </w:rPr>
      </w:pPr>
    </w:p>
    <w:p w:rsidR="00BE13E9" w:rsidRPr="00F704EF" w:rsidRDefault="00F704EF" w:rsidP="00BE13E9">
      <w:pPr>
        <w:pStyle w:val="ListParagraph"/>
        <w:ind w:left="0"/>
        <w:rPr>
          <w:b/>
          <w:sz w:val="28"/>
          <w:szCs w:val="32"/>
        </w:rPr>
      </w:pPr>
      <w:r w:rsidRPr="00F704EF">
        <w:rPr>
          <w:b/>
          <w:sz w:val="28"/>
          <w:szCs w:val="32"/>
        </w:rPr>
        <w:t xml:space="preserve">    </w:t>
      </w:r>
      <w:r w:rsidR="00BE13E9" w:rsidRPr="00F704EF">
        <w:rPr>
          <w:b/>
          <w:sz w:val="28"/>
          <w:szCs w:val="32"/>
          <w:u w:val="single"/>
        </w:rPr>
        <w:t>4.1 Objective &amp; Scope of the project:-</w:t>
      </w:r>
    </w:p>
    <w:p w:rsidR="00BE13E9" w:rsidRDefault="00BE13E9" w:rsidP="00BE13E9">
      <w:pPr>
        <w:pStyle w:val="ListParagraph"/>
        <w:ind w:left="360"/>
        <w:rPr>
          <w:sz w:val="32"/>
          <w:szCs w:val="32"/>
          <w:u w:val="single"/>
        </w:rPr>
      </w:pPr>
    </w:p>
    <w:p w:rsidR="00BE13E9" w:rsidRDefault="00BE13E9" w:rsidP="00BE13E9">
      <w:pPr>
        <w:pStyle w:val="ListParagraph"/>
        <w:ind w:left="360" w:right="596"/>
        <w:rPr>
          <w:sz w:val="32"/>
          <w:szCs w:val="32"/>
          <w:u w:val="single"/>
        </w:rPr>
      </w:pPr>
    </w:p>
    <w:p w:rsidR="00F704EF" w:rsidRDefault="00F704EF" w:rsidP="00F704EF">
      <w:pPr>
        <w:pStyle w:val="ListParagraph"/>
        <w:ind w:left="0" w:right="596"/>
        <w:rPr>
          <w:b/>
          <w:sz w:val="28"/>
          <w:szCs w:val="28"/>
          <w:u w:val="single"/>
        </w:rPr>
      </w:pPr>
      <w:r w:rsidRPr="00F704EF">
        <w:rPr>
          <w:b/>
          <w:sz w:val="28"/>
          <w:szCs w:val="28"/>
        </w:rPr>
        <w:t xml:space="preserve">   </w:t>
      </w:r>
      <w:r w:rsidR="00BE13E9" w:rsidRPr="00F704EF">
        <w:rPr>
          <w:b/>
          <w:sz w:val="28"/>
          <w:szCs w:val="28"/>
          <w:u w:val="single"/>
        </w:rPr>
        <w:t>Objective:-</w:t>
      </w:r>
    </w:p>
    <w:p w:rsidR="00F704EF" w:rsidRDefault="00F704EF" w:rsidP="00F704EF">
      <w:pPr>
        <w:pStyle w:val="ListParagraph"/>
        <w:ind w:left="0" w:right="596"/>
        <w:rPr>
          <w:b/>
          <w:sz w:val="28"/>
          <w:szCs w:val="28"/>
          <w:u w:val="single"/>
        </w:rPr>
      </w:pPr>
    </w:p>
    <w:p w:rsidR="00D05531" w:rsidRPr="00F704EF" w:rsidRDefault="00D05531" w:rsidP="00F704EF">
      <w:pPr>
        <w:pStyle w:val="ListParagraph"/>
        <w:ind w:left="0" w:right="596"/>
        <w:rPr>
          <w:b/>
          <w:sz w:val="28"/>
          <w:szCs w:val="28"/>
          <w:u w:val="single"/>
        </w:rPr>
      </w:pPr>
      <w:r w:rsidRPr="00BE13E9">
        <w:rPr>
          <w:rFonts w:cs="Calibri"/>
          <w:sz w:val="28"/>
          <w:szCs w:val="28"/>
        </w:rPr>
        <w:t xml:space="preserve">Main aim in developing </w:t>
      </w:r>
      <w:r w:rsidR="00413000">
        <w:rPr>
          <w:rFonts w:cs="Calibri"/>
          <w:b/>
          <w:sz w:val="28"/>
          <w:szCs w:val="28"/>
        </w:rPr>
        <w:t>Optical Shop</w:t>
      </w:r>
      <w:r w:rsidRPr="00BE13E9">
        <w:rPr>
          <w:rFonts w:cs="Calibri"/>
          <w:b/>
          <w:bCs/>
          <w:sz w:val="28"/>
          <w:szCs w:val="28"/>
        </w:rPr>
        <w:t xml:space="preserve"> Management System </w:t>
      </w:r>
      <w:r w:rsidRPr="00BE13E9">
        <w:rPr>
          <w:rFonts w:cs="Calibri"/>
          <w:sz w:val="28"/>
          <w:szCs w:val="28"/>
        </w:rPr>
        <w:t xml:space="preserve">is to provide an easy way not only to automate all functionalities of </w:t>
      </w:r>
      <w:r w:rsidR="000E70C3" w:rsidRPr="00BE13E9">
        <w:rPr>
          <w:rFonts w:cs="Calibri"/>
          <w:sz w:val="28"/>
          <w:szCs w:val="28"/>
        </w:rPr>
        <w:t>an</w:t>
      </w:r>
      <w:r w:rsidRPr="00BE13E9">
        <w:rPr>
          <w:rFonts w:cs="Calibri"/>
          <w:sz w:val="28"/>
          <w:szCs w:val="28"/>
        </w:rPr>
        <w:t xml:space="preserve"> </w:t>
      </w:r>
      <w:r w:rsidR="00413000">
        <w:rPr>
          <w:rFonts w:cs="Calibri"/>
          <w:b/>
          <w:sz w:val="28"/>
          <w:szCs w:val="28"/>
        </w:rPr>
        <w:t>Optical Shop</w:t>
      </w:r>
      <w:r w:rsidRPr="00BE13E9">
        <w:rPr>
          <w:rFonts w:cs="Calibri"/>
          <w:sz w:val="28"/>
          <w:szCs w:val="28"/>
        </w:rPr>
        <w:t xml:space="preserve">, but also to provide full functional reports to top management with the </w:t>
      </w:r>
      <w:r w:rsidR="00413000">
        <w:rPr>
          <w:rFonts w:cs="Calibri"/>
          <w:sz w:val="28"/>
          <w:szCs w:val="28"/>
        </w:rPr>
        <w:t>sales</w:t>
      </w:r>
      <w:r w:rsidRPr="00BE13E9">
        <w:rPr>
          <w:rFonts w:cs="Calibri"/>
          <w:sz w:val="28"/>
          <w:szCs w:val="28"/>
        </w:rPr>
        <w:t xml:space="preserve"> of details about any aspect of </w:t>
      </w:r>
      <w:r w:rsidR="00413000">
        <w:rPr>
          <w:rFonts w:cs="Calibri"/>
          <w:sz w:val="28"/>
          <w:szCs w:val="28"/>
        </w:rPr>
        <w:t>Store</w:t>
      </w:r>
      <w:r w:rsidRPr="00BE13E9">
        <w:rPr>
          <w:rFonts w:cs="Calibri"/>
          <w:sz w:val="28"/>
          <w:szCs w:val="28"/>
        </w:rPr>
        <w:t>.</w:t>
      </w:r>
    </w:p>
    <w:p w:rsidR="00D05531" w:rsidRDefault="00413000" w:rsidP="00F704EF">
      <w:pPr>
        <w:spacing w:before="100" w:beforeAutospacing="1" w:after="100" w:afterAutospacing="1"/>
        <w:ind w:firstLine="720"/>
        <w:rPr>
          <w:rFonts w:cs="Calibri"/>
          <w:sz w:val="28"/>
          <w:szCs w:val="28"/>
        </w:rPr>
      </w:pPr>
      <w:r>
        <w:rPr>
          <w:rFonts w:cs="Calibri"/>
          <w:b/>
          <w:sz w:val="28"/>
          <w:szCs w:val="28"/>
        </w:rPr>
        <w:t>Optical Shop</w:t>
      </w:r>
      <w:r w:rsidRPr="00BE13E9">
        <w:rPr>
          <w:rFonts w:cs="Calibri"/>
          <w:b/>
          <w:bCs/>
          <w:sz w:val="28"/>
          <w:szCs w:val="28"/>
        </w:rPr>
        <w:t xml:space="preserve"> Management System </w:t>
      </w:r>
      <w:r w:rsidR="00D05531" w:rsidRPr="00BE13E9">
        <w:rPr>
          <w:rFonts w:cs="Calibri"/>
          <w:sz w:val="28"/>
          <w:szCs w:val="28"/>
        </w:rPr>
        <w:t>is  software  has the perspective  of  at</w:t>
      </w:r>
      <w:r w:rsidR="00D05531">
        <w:rPr>
          <w:rFonts w:cs="Calibri"/>
          <w:sz w:val="28"/>
          <w:szCs w:val="28"/>
        </w:rPr>
        <w:t xml:space="preserve">taining  attraction  of those  </w:t>
      </w:r>
      <w:r>
        <w:rPr>
          <w:rFonts w:cs="Calibri"/>
          <w:sz w:val="28"/>
          <w:szCs w:val="28"/>
        </w:rPr>
        <w:t>Optical shop</w:t>
      </w:r>
      <w:r w:rsidR="00D05531" w:rsidRPr="00BE13E9">
        <w:rPr>
          <w:rFonts w:cs="Calibri"/>
          <w:sz w:val="28"/>
          <w:szCs w:val="28"/>
        </w:rPr>
        <w:t xml:space="preserve"> which  don’t  have  one  good  performing  software  for  keeping  their  information  secure  and make  their management easier.</w:t>
      </w:r>
    </w:p>
    <w:p w:rsidR="00D05531" w:rsidRPr="00D771B8" w:rsidRDefault="00413000" w:rsidP="00F704EF">
      <w:pPr>
        <w:spacing w:before="100" w:beforeAutospacing="1" w:after="100" w:afterAutospacing="1"/>
        <w:ind w:firstLine="720"/>
        <w:rPr>
          <w:rFonts w:cstheme="minorHAnsi"/>
          <w:sz w:val="28"/>
          <w:szCs w:val="28"/>
        </w:rPr>
      </w:pPr>
      <w:r>
        <w:rPr>
          <w:rFonts w:cs="Calibri"/>
          <w:b/>
          <w:sz w:val="28"/>
          <w:szCs w:val="28"/>
        </w:rPr>
        <w:t>Optical Shop</w:t>
      </w:r>
      <w:r w:rsidRPr="00BE13E9">
        <w:rPr>
          <w:rFonts w:cs="Calibri"/>
          <w:b/>
          <w:bCs/>
          <w:sz w:val="28"/>
          <w:szCs w:val="28"/>
        </w:rPr>
        <w:t xml:space="preserve"> Management System</w:t>
      </w:r>
      <w:r w:rsidR="00371BCA">
        <w:rPr>
          <w:rFonts w:cstheme="minorHAnsi"/>
          <w:color w:val="181818"/>
          <w:spacing w:val="2"/>
          <w:sz w:val="28"/>
          <w:szCs w:val="28"/>
          <w:shd w:val="clear" w:color="auto" w:fill="FFFFFF"/>
        </w:rPr>
        <w:t xml:space="preserve"> Software</w:t>
      </w:r>
      <w:r w:rsidR="00D05531" w:rsidRPr="00D771B8">
        <w:rPr>
          <w:rFonts w:cstheme="minorHAnsi"/>
          <w:color w:val="181818"/>
          <w:spacing w:val="2"/>
          <w:sz w:val="28"/>
          <w:szCs w:val="28"/>
          <w:shd w:val="clear" w:color="auto" w:fill="FFFFFF"/>
        </w:rPr>
        <w:t xml:space="preserve"> is one of the important media of communication. It is one of the source from which news will be got by the public. </w:t>
      </w:r>
      <w:r>
        <w:rPr>
          <w:rFonts w:cstheme="minorHAnsi"/>
          <w:color w:val="181818"/>
          <w:spacing w:val="2"/>
          <w:sz w:val="28"/>
          <w:szCs w:val="28"/>
          <w:shd w:val="clear" w:color="auto" w:fill="FFFFFF"/>
        </w:rPr>
        <w:t xml:space="preserve">This </w:t>
      </w:r>
      <w:r w:rsidRPr="00D771B8">
        <w:rPr>
          <w:rFonts w:cstheme="minorHAnsi"/>
          <w:color w:val="181818"/>
          <w:spacing w:val="2"/>
          <w:sz w:val="28"/>
          <w:szCs w:val="28"/>
          <w:shd w:val="clear" w:color="auto" w:fill="FFFFFF"/>
        </w:rPr>
        <w:t>system</w:t>
      </w:r>
      <w:r w:rsidR="00D05531" w:rsidRPr="00D771B8">
        <w:rPr>
          <w:rFonts w:cstheme="minorHAnsi"/>
          <w:color w:val="181818"/>
          <w:spacing w:val="2"/>
          <w:sz w:val="28"/>
          <w:szCs w:val="28"/>
          <w:shd w:val="clear" w:color="auto" w:fill="FFFFFF"/>
        </w:rPr>
        <w:t xml:space="preserve"> is an application that is designed to act as a subscription management for the </w:t>
      </w:r>
      <w:r>
        <w:rPr>
          <w:rFonts w:cstheme="minorHAnsi"/>
          <w:color w:val="181818"/>
          <w:spacing w:val="2"/>
          <w:sz w:val="28"/>
          <w:szCs w:val="28"/>
          <w:shd w:val="clear" w:color="auto" w:fill="FFFFFF"/>
        </w:rPr>
        <w:t>Optical Shop</w:t>
      </w:r>
      <w:r w:rsidR="00371BCA">
        <w:rPr>
          <w:rFonts w:cstheme="minorHAnsi"/>
          <w:color w:val="181818"/>
          <w:spacing w:val="2"/>
          <w:sz w:val="28"/>
          <w:szCs w:val="28"/>
          <w:shd w:val="clear" w:color="auto" w:fill="FFFFFF"/>
        </w:rPr>
        <w:t xml:space="preserve"> and its record manager.</w:t>
      </w:r>
    </w:p>
    <w:p w:rsidR="00D05531" w:rsidRDefault="00D05531" w:rsidP="00F704EF">
      <w:pPr>
        <w:spacing w:before="100" w:beforeAutospacing="1" w:after="100" w:afterAutospacing="1"/>
        <w:ind w:firstLine="720"/>
        <w:rPr>
          <w:rFonts w:cs="Calibri"/>
          <w:sz w:val="28"/>
          <w:szCs w:val="28"/>
        </w:rPr>
      </w:pPr>
      <w:r>
        <w:rPr>
          <w:rFonts w:cs="Calibri"/>
          <w:sz w:val="28"/>
          <w:szCs w:val="28"/>
        </w:rPr>
        <w:t>It’s</w:t>
      </w:r>
      <w:r w:rsidRPr="00BE13E9">
        <w:rPr>
          <w:rFonts w:cs="Calibri"/>
          <w:sz w:val="28"/>
          <w:szCs w:val="28"/>
        </w:rPr>
        <w:t xml:space="preserve"> provides one attractive environment where you can manipulate data and information about </w:t>
      </w:r>
      <w:r w:rsidR="00982871">
        <w:rPr>
          <w:rFonts w:cs="Calibri"/>
          <w:b/>
          <w:sz w:val="28"/>
          <w:szCs w:val="28"/>
        </w:rPr>
        <w:t>Optical Shop</w:t>
      </w:r>
      <w:r w:rsidR="00982871" w:rsidRPr="00BE13E9">
        <w:rPr>
          <w:rFonts w:cs="Calibri"/>
          <w:b/>
          <w:bCs/>
          <w:sz w:val="28"/>
          <w:szCs w:val="28"/>
        </w:rPr>
        <w:t xml:space="preserve"> Management System</w:t>
      </w:r>
      <w:r>
        <w:rPr>
          <w:rFonts w:cs="Calibri"/>
          <w:sz w:val="28"/>
          <w:szCs w:val="28"/>
        </w:rPr>
        <w:t xml:space="preserve">, Customer, </w:t>
      </w:r>
      <w:r w:rsidR="00982871">
        <w:rPr>
          <w:rFonts w:cs="Calibri"/>
          <w:sz w:val="28"/>
          <w:szCs w:val="28"/>
        </w:rPr>
        <w:t xml:space="preserve">Doctor, Eye Glasses </w:t>
      </w:r>
      <w:r w:rsidRPr="00BE13E9">
        <w:rPr>
          <w:rFonts w:cs="Calibri"/>
          <w:sz w:val="28"/>
          <w:szCs w:val="28"/>
        </w:rPr>
        <w:t xml:space="preserve"> and </w:t>
      </w:r>
      <w:r w:rsidR="00647486">
        <w:rPr>
          <w:rFonts w:cs="Calibri"/>
          <w:sz w:val="28"/>
          <w:szCs w:val="28"/>
        </w:rPr>
        <w:t>Daily collection</w:t>
      </w:r>
      <w:r w:rsidRPr="00BE13E9">
        <w:rPr>
          <w:rFonts w:cs="Calibri"/>
          <w:sz w:val="28"/>
          <w:szCs w:val="28"/>
        </w:rPr>
        <w:t>. So we can say the Core purpose of designing “</w:t>
      </w:r>
      <w:r w:rsidR="00982871">
        <w:rPr>
          <w:rFonts w:cs="Calibri"/>
          <w:b/>
          <w:sz w:val="28"/>
          <w:szCs w:val="28"/>
        </w:rPr>
        <w:t>Optical Shop</w:t>
      </w:r>
      <w:r w:rsidR="00982871" w:rsidRPr="00BE13E9">
        <w:rPr>
          <w:rFonts w:cs="Calibri"/>
          <w:b/>
          <w:bCs/>
          <w:sz w:val="28"/>
          <w:szCs w:val="28"/>
        </w:rPr>
        <w:t xml:space="preserve"> Management System</w:t>
      </w:r>
      <w:r w:rsidRPr="00BE13E9">
        <w:rPr>
          <w:rFonts w:cs="Calibri"/>
          <w:b/>
          <w:bCs/>
          <w:sz w:val="28"/>
          <w:szCs w:val="28"/>
        </w:rPr>
        <w:t>”</w:t>
      </w:r>
      <w:r w:rsidRPr="00BE13E9">
        <w:rPr>
          <w:rFonts w:cs="Calibri"/>
          <w:sz w:val="28"/>
          <w:szCs w:val="28"/>
        </w:rPr>
        <w:t xml:space="preserve"> is to manage the task related to the </w:t>
      </w:r>
      <w:r w:rsidR="00982871">
        <w:rPr>
          <w:rFonts w:cs="Calibri"/>
          <w:sz w:val="28"/>
          <w:szCs w:val="28"/>
        </w:rPr>
        <w:t>Optical shop</w:t>
      </w:r>
      <w:r w:rsidR="00647486">
        <w:rPr>
          <w:rFonts w:cs="Calibri"/>
          <w:sz w:val="28"/>
          <w:szCs w:val="28"/>
        </w:rPr>
        <w:t xml:space="preserve"> </w:t>
      </w:r>
      <w:r w:rsidR="00647486" w:rsidRPr="00BE13E9">
        <w:rPr>
          <w:rFonts w:cs="Calibri"/>
          <w:sz w:val="28"/>
          <w:szCs w:val="28"/>
        </w:rPr>
        <w:t>details</w:t>
      </w:r>
      <w:r w:rsidRPr="00BE13E9">
        <w:rPr>
          <w:rFonts w:cs="Calibri"/>
          <w:sz w:val="28"/>
          <w:szCs w:val="28"/>
        </w:rPr>
        <w:t xml:space="preserve"> and to reduce time to searching of appropriate </w:t>
      </w:r>
      <w:r w:rsidRPr="00D771B8">
        <w:rPr>
          <w:rFonts w:cstheme="minorHAnsi"/>
          <w:color w:val="181818"/>
          <w:spacing w:val="2"/>
          <w:sz w:val="28"/>
          <w:szCs w:val="28"/>
          <w:shd w:val="clear" w:color="auto" w:fill="FFFFFF"/>
        </w:rPr>
        <w:t>subscription</w:t>
      </w:r>
      <w:r>
        <w:rPr>
          <w:rFonts w:cstheme="minorHAnsi"/>
          <w:color w:val="181818"/>
          <w:spacing w:val="2"/>
          <w:sz w:val="28"/>
          <w:szCs w:val="28"/>
          <w:shd w:val="clear" w:color="auto" w:fill="FFFFFF"/>
        </w:rPr>
        <w:t xml:space="preserve"> in Agency View</w:t>
      </w:r>
      <w:r w:rsidRPr="00BE13E9">
        <w:rPr>
          <w:rFonts w:cs="Calibri"/>
          <w:sz w:val="28"/>
          <w:szCs w:val="28"/>
        </w:rPr>
        <w:t>.</w:t>
      </w:r>
    </w:p>
    <w:p w:rsidR="00966134" w:rsidRPr="00273E90" w:rsidRDefault="00966134" w:rsidP="00F704EF">
      <w:pPr>
        <w:rPr>
          <w:sz w:val="28"/>
          <w:szCs w:val="28"/>
        </w:rPr>
      </w:pPr>
      <w:r w:rsidRPr="00273E90">
        <w:rPr>
          <w:sz w:val="28"/>
          <w:szCs w:val="28"/>
        </w:rPr>
        <w:t>Optical Shop Management Software provides the backbone and organization for your optical shop. It was designed specifically to allow opticians to order, check-in, and dispense spectacles, contact lenses and other inventory. Our optical shop software provides detailed reports and summaries of your inventory on hand and dispensed. It reports how many and what types of remakes your shop has. It helps you track the status of your jobs. We have the solution readymade for you at cost effective prices. We continually add new features. Main feature of Optical Shop Management Software are shown below</w:t>
      </w:r>
      <w:r w:rsidR="00F704EF">
        <w:rPr>
          <w:sz w:val="28"/>
          <w:szCs w:val="28"/>
        </w:rPr>
        <w:t>.</w:t>
      </w:r>
    </w:p>
    <w:p w:rsidR="00BE13E9" w:rsidRDefault="00BE13E9" w:rsidP="00F704EF">
      <w:pPr>
        <w:pStyle w:val="NormalWeb"/>
        <w:ind w:right="720"/>
        <w:rPr>
          <w:rFonts w:ascii="Times New Roman" w:hAnsi="Times New Roman" w:cs="Times New Roman"/>
          <w:b/>
          <w:bCs/>
          <w:sz w:val="28"/>
          <w:szCs w:val="28"/>
          <w:u w:val="single"/>
        </w:rPr>
      </w:pPr>
    </w:p>
    <w:p w:rsidR="001871C7" w:rsidRDefault="001871C7" w:rsidP="00BE13E9">
      <w:pPr>
        <w:pStyle w:val="NormalWeb"/>
        <w:ind w:right="720"/>
        <w:rPr>
          <w:rFonts w:ascii="Times New Roman" w:hAnsi="Times New Roman" w:cs="Times New Roman"/>
          <w:b/>
          <w:bCs/>
          <w:sz w:val="28"/>
          <w:szCs w:val="28"/>
          <w:u w:val="single"/>
        </w:rPr>
      </w:pPr>
    </w:p>
    <w:p w:rsidR="00AC5079" w:rsidRDefault="00F704EF" w:rsidP="00BE13E9">
      <w:pPr>
        <w:pStyle w:val="NormalWeb"/>
        <w:ind w:right="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rsidR="006D41B6" w:rsidRDefault="00F704EF" w:rsidP="00815C43">
      <w:pPr>
        <w:pStyle w:val="NormalWeb"/>
        <w:ind w:right="720"/>
        <w:rPr>
          <w:rFonts w:ascii="Times New Roman" w:hAnsi="Times New Roman" w:cs="Times New Roman"/>
          <w:b/>
          <w:bCs/>
          <w:sz w:val="28"/>
          <w:szCs w:val="28"/>
          <w:u w:val="single"/>
        </w:rPr>
      </w:pPr>
      <w:r>
        <w:rPr>
          <w:rFonts w:ascii="Times New Roman" w:hAnsi="Times New Roman" w:cs="Times New Roman"/>
          <w:b/>
          <w:bCs/>
          <w:sz w:val="28"/>
          <w:szCs w:val="28"/>
        </w:rPr>
        <w:t xml:space="preserve">   </w:t>
      </w:r>
    </w:p>
    <w:p w:rsidR="006D41B6" w:rsidRDefault="006D41B6" w:rsidP="00BE13E9">
      <w:pPr>
        <w:pStyle w:val="NormalWeb"/>
        <w:ind w:right="720"/>
        <w:rPr>
          <w:rFonts w:ascii="Times New Roman" w:hAnsi="Times New Roman" w:cs="Times New Roman"/>
          <w:b/>
          <w:bCs/>
          <w:sz w:val="28"/>
          <w:szCs w:val="28"/>
          <w:u w:val="single"/>
        </w:rPr>
      </w:pPr>
    </w:p>
    <w:p w:rsidR="006D41B6" w:rsidRDefault="006D41B6" w:rsidP="00BE13E9">
      <w:pPr>
        <w:pStyle w:val="NormalWeb"/>
        <w:ind w:right="720"/>
        <w:rPr>
          <w:rFonts w:ascii="Times New Roman" w:hAnsi="Times New Roman" w:cs="Times New Roman"/>
          <w:b/>
          <w:bCs/>
          <w:sz w:val="28"/>
          <w:szCs w:val="28"/>
          <w:u w:val="single"/>
        </w:rPr>
      </w:pPr>
    </w:p>
    <w:p w:rsidR="006D41B6" w:rsidRPr="006D41B6" w:rsidRDefault="00043BFE" w:rsidP="006D41B6">
      <w:pPr>
        <w:rPr>
          <w:rFonts w:asciiTheme="minorHAnsi" w:hAnsiTheme="minorHAnsi" w:cstheme="minorHAnsi"/>
          <w:b/>
        </w:rPr>
      </w:pPr>
      <w:r>
        <w:rPr>
          <w:rFonts w:asciiTheme="minorHAnsi" w:hAnsiTheme="minorHAnsi" w:cstheme="minorHAnsi"/>
          <w:b/>
        </w:rPr>
        <w:t xml:space="preserve">      </w:t>
      </w:r>
      <w:r w:rsidR="006D41B6" w:rsidRPr="006D41B6">
        <w:rPr>
          <w:rFonts w:asciiTheme="minorHAnsi" w:hAnsiTheme="minorHAnsi" w:cstheme="minorHAnsi"/>
          <w:b/>
        </w:rPr>
        <w:t xml:space="preserve">REQUIREMENTS </w:t>
      </w:r>
      <w:r w:rsidRPr="006D41B6">
        <w:rPr>
          <w:rFonts w:asciiTheme="minorHAnsi" w:hAnsiTheme="minorHAnsi" w:cstheme="minorHAnsi"/>
          <w:b/>
        </w:rPr>
        <w:t>GATHERING:</w:t>
      </w:r>
      <w:r w:rsidR="006D41B6" w:rsidRPr="006D41B6">
        <w:rPr>
          <w:rFonts w:asciiTheme="minorHAnsi" w:hAnsiTheme="minorHAnsi" w:cstheme="minorHAnsi"/>
          <w:b/>
        </w:rPr>
        <w:t>-</w:t>
      </w:r>
    </w:p>
    <w:p w:rsidR="006D41B6" w:rsidRPr="00982871" w:rsidRDefault="006D41B6" w:rsidP="009F6F04">
      <w:pPr>
        <w:pStyle w:val="ListParagraph"/>
        <w:numPr>
          <w:ilvl w:val="0"/>
          <w:numId w:val="16"/>
        </w:numPr>
        <w:rPr>
          <w:rFonts w:asciiTheme="minorHAnsi" w:hAnsiTheme="minorHAnsi" w:cstheme="minorHAnsi"/>
          <w:sz w:val="28"/>
          <w:szCs w:val="28"/>
        </w:rPr>
      </w:pPr>
      <w:r w:rsidRPr="00982871">
        <w:rPr>
          <w:rFonts w:asciiTheme="minorHAnsi" w:hAnsiTheme="minorHAnsi" w:cstheme="minorHAnsi"/>
          <w:sz w:val="28"/>
          <w:szCs w:val="28"/>
        </w:rPr>
        <w:t xml:space="preserve">Proper excel sheet is maintained in some </w:t>
      </w:r>
      <w:r w:rsidR="00B932DC">
        <w:rPr>
          <w:rFonts w:asciiTheme="minorHAnsi" w:hAnsiTheme="minorHAnsi" w:cstheme="minorHAnsi"/>
          <w:sz w:val="28"/>
          <w:szCs w:val="28"/>
        </w:rPr>
        <w:t>OSMS</w:t>
      </w:r>
      <w:r w:rsidRPr="00982871">
        <w:rPr>
          <w:rFonts w:asciiTheme="minorHAnsi" w:hAnsiTheme="minorHAnsi" w:cstheme="minorHAnsi"/>
          <w:sz w:val="28"/>
          <w:szCs w:val="28"/>
        </w:rPr>
        <w:t>.</w:t>
      </w:r>
    </w:p>
    <w:p w:rsidR="006D41B6" w:rsidRPr="00982871" w:rsidRDefault="00BB4750" w:rsidP="009F6F04">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 xml:space="preserve">Customer </w:t>
      </w:r>
      <w:r w:rsidR="006D41B6" w:rsidRPr="00982871">
        <w:rPr>
          <w:rFonts w:asciiTheme="minorHAnsi" w:hAnsiTheme="minorHAnsi" w:cstheme="minorHAnsi"/>
          <w:sz w:val="28"/>
          <w:szCs w:val="28"/>
        </w:rPr>
        <w:t xml:space="preserve">list should be maintained </w:t>
      </w:r>
    </w:p>
    <w:p w:rsidR="006D41B6" w:rsidRPr="00982871" w:rsidRDefault="006D41B6" w:rsidP="009F6F04">
      <w:pPr>
        <w:pStyle w:val="ListParagraph"/>
        <w:numPr>
          <w:ilvl w:val="0"/>
          <w:numId w:val="16"/>
        </w:numPr>
        <w:rPr>
          <w:rFonts w:asciiTheme="minorHAnsi" w:hAnsiTheme="minorHAnsi" w:cstheme="minorHAnsi"/>
          <w:sz w:val="28"/>
          <w:szCs w:val="28"/>
        </w:rPr>
      </w:pPr>
      <w:r w:rsidRPr="00982871">
        <w:rPr>
          <w:rFonts w:asciiTheme="minorHAnsi" w:hAnsiTheme="minorHAnsi" w:cstheme="minorHAnsi"/>
          <w:sz w:val="28"/>
          <w:szCs w:val="28"/>
        </w:rPr>
        <w:t>Mode of Payment.</w:t>
      </w:r>
    </w:p>
    <w:p w:rsidR="006D41B6" w:rsidRPr="00982871" w:rsidRDefault="006D41B6" w:rsidP="009F6F04">
      <w:pPr>
        <w:pStyle w:val="ListParagraph"/>
        <w:numPr>
          <w:ilvl w:val="0"/>
          <w:numId w:val="16"/>
        </w:numPr>
        <w:rPr>
          <w:rFonts w:asciiTheme="minorHAnsi" w:hAnsiTheme="minorHAnsi" w:cstheme="minorHAnsi"/>
          <w:sz w:val="28"/>
          <w:szCs w:val="28"/>
        </w:rPr>
      </w:pPr>
      <w:r w:rsidRPr="00982871">
        <w:rPr>
          <w:rFonts w:asciiTheme="minorHAnsi" w:hAnsiTheme="minorHAnsi" w:cstheme="minorHAnsi"/>
          <w:sz w:val="28"/>
          <w:szCs w:val="28"/>
        </w:rPr>
        <w:t xml:space="preserve">Admin &amp; </w:t>
      </w:r>
      <w:r w:rsidR="00BB4750">
        <w:rPr>
          <w:rFonts w:asciiTheme="minorHAnsi" w:hAnsiTheme="minorHAnsi" w:cstheme="minorHAnsi"/>
          <w:sz w:val="28"/>
          <w:szCs w:val="28"/>
        </w:rPr>
        <w:t>Doctor</w:t>
      </w:r>
      <w:r w:rsidRPr="00982871">
        <w:rPr>
          <w:rFonts w:asciiTheme="minorHAnsi" w:hAnsiTheme="minorHAnsi" w:cstheme="minorHAnsi"/>
          <w:sz w:val="28"/>
          <w:szCs w:val="28"/>
        </w:rPr>
        <w:t xml:space="preserve"> details</w:t>
      </w:r>
    </w:p>
    <w:p w:rsidR="006D41B6" w:rsidRPr="00982871" w:rsidRDefault="006D41B6" w:rsidP="009F6F04">
      <w:pPr>
        <w:pStyle w:val="ListParagraph"/>
        <w:numPr>
          <w:ilvl w:val="0"/>
          <w:numId w:val="16"/>
        </w:numPr>
        <w:rPr>
          <w:rFonts w:asciiTheme="minorHAnsi" w:hAnsiTheme="minorHAnsi" w:cstheme="minorHAnsi"/>
          <w:sz w:val="28"/>
          <w:szCs w:val="28"/>
        </w:rPr>
      </w:pPr>
      <w:r w:rsidRPr="00982871">
        <w:rPr>
          <w:rFonts w:asciiTheme="minorHAnsi" w:hAnsiTheme="minorHAnsi" w:cstheme="minorHAnsi"/>
          <w:sz w:val="28"/>
          <w:szCs w:val="28"/>
        </w:rPr>
        <w:t>Manager details.</w:t>
      </w:r>
    </w:p>
    <w:p w:rsidR="006D41B6" w:rsidRPr="00982871" w:rsidRDefault="00BB4750" w:rsidP="009F6F04">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Product</w:t>
      </w:r>
      <w:r w:rsidR="006D41B6" w:rsidRPr="00982871">
        <w:rPr>
          <w:rFonts w:asciiTheme="minorHAnsi" w:hAnsiTheme="minorHAnsi" w:cstheme="minorHAnsi"/>
          <w:sz w:val="28"/>
          <w:szCs w:val="28"/>
        </w:rPr>
        <w:t>’s details.</w:t>
      </w:r>
    </w:p>
    <w:p w:rsidR="006D41B6" w:rsidRPr="00982871" w:rsidRDefault="00BB4750" w:rsidP="009F6F04">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Sales</w:t>
      </w:r>
      <w:r w:rsidR="006D41B6" w:rsidRPr="00982871">
        <w:rPr>
          <w:rFonts w:asciiTheme="minorHAnsi" w:hAnsiTheme="minorHAnsi" w:cstheme="minorHAnsi"/>
          <w:sz w:val="28"/>
          <w:szCs w:val="28"/>
        </w:rPr>
        <w:t xml:space="preserve"> details.</w:t>
      </w:r>
    </w:p>
    <w:p w:rsidR="006D41B6" w:rsidRPr="00982871" w:rsidRDefault="00BB4750" w:rsidP="009F6F04">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Report</w:t>
      </w:r>
      <w:r w:rsidR="006D41B6" w:rsidRPr="00982871">
        <w:rPr>
          <w:rFonts w:asciiTheme="minorHAnsi" w:hAnsiTheme="minorHAnsi" w:cstheme="minorHAnsi"/>
          <w:sz w:val="28"/>
          <w:szCs w:val="28"/>
        </w:rPr>
        <w:t xml:space="preserve"> message.</w:t>
      </w:r>
    </w:p>
    <w:p w:rsidR="006D41B6" w:rsidRPr="00982871" w:rsidRDefault="006D41B6" w:rsidP="009F6F04">
      <w:pPr>
        <w:pStyle w:val="ListParagraph"/>
        <w:numPr>
          <w:ilvl w:val="0"/>
          <w:numId w:val="16"/>
        </w:numPr>
        <w:rPr>
          <w:rFonts w:asciiTheme="minorHAnsi" w:hAnsiTheme="minorHAnsi" w:cstheme="minorHAnsi"/>
          <w:sz w:val="28"/>
          <w:szCs w:val="28"/>
        </w:rPr>
      </w:pPr>
      <w:r w:rsidRPr="00982871">
        <w:rPr>
          <w:rFonts w:asciiTheme="minorHAnsi" w:hAnsiTheme="minorHAnsi" w:cstheme="minorHAnsi"/>
          <w:sz w:val="28"/>
          <w:szCs w:val="28"/>
        </w:rPr>
        <w:t>Expenses.</w:t>
      </w:r>
    </w:p>
    <w:p w:rsidR="00BE13E9" w:rsidRPr="00043BFE" w:rsidRDefault="00043BFE" w:rsidP="00BE13E9">
      <w:pPr>
        <w:pStyle w:val="NormalWeb"/>
        <w:ind w:right="720"/>
        <w:rPr>
          <w:rFonts w:ascii="Times New Roman" w:hAnsi="Times New Roman" w:cs="Times New Roman"/>
          <w:b/>
          <w:bCs/>
          <w:sz w:val="28"/>
          <w:szCs w:val="28"/>
          <w:u w:val="single"/>
        </w:rPr>
      </w:pPr>
      <w:r w:rsidRPr="00043BF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43BFE">
        <w:rPr>
          <w:rFonts w:ascii="Times New Roman" w:hAnsi="Times New Roman" w:cs="Times New Roman"/>
          <w:b/>
          <w:bCs/>
          <w:sz w:val="28"/>
          <w:szCs w:val="28"/>
        </w:rPr>
        <w:t xml:space="preserve"> </w:t>
      </w:r>
      <w:r w:rsidR="00BE13E9" w:rsidRPr="00043BFE">
        <w:rPr>
          <w:rFonts w:ascii="Times New Roman" w:hAnsi="Times New Roman" w:cs="Times New Roman"/>
          <w:b/>
          <w:bCs/>
          <w:sz w:val="28"/>
          <w:szCs w:val="28"/>
          <w:u w:val="single"/>
        </w:rPr>
        <w:t>Project Scope:-</w:t>
      </w:r>
    </w:p>
    <w:p w:rsidR="00BE13E9" w:rsidRPr="004B0329" w:rsidRDefault="00BE13E9" w:rsidP="00BE13E9">
      <w:pPr>
        <w:pStyle w:val="NormalWeb"/>
        <w:ind w:right="720"/>
        <w:rPr>
          <w:rFonts w:ascii="Arial Black" w:hAnsi="Arial Black" w:cs="Times New Roman"/>
          <w:b/>
          <w:bCs/>
        </w:rPr>
      </w:pPr>
    </w:p>
    <w:p w:rsidR="00D66B3E" w:rsidRPr="00D66B3E" w:rsidRDefault="00D66B3E" w:rsidP="00D66B3E">
      <w:pPr>
        <w:pStyle w:val="NormalWeb"/>
        <w:ind w:left="90" w:right="90"/>
        <w:jc w:val="both"/>
        <w:rPr>
          <w:rFonts w:ascii="Times New Roman" w:hAnsi="Times New Roman" w:cs="Times New Roman"/>
          <w:bCs/>
          <w:sz w:val="28"/>
          <w:szCs w:val="28"/>
          <w:lang w:val="en-GB"/>
        </w:rPr>
      </w:pPr>
      <w:r w:rsidRPr="00D66B3E">
        <w:rPr>
          <w:rFonts w:ascii="Times New Roman" w:hAnsi="Times New Roman" w:cs="Times New Roman"/>
          <w:bCs/>
          <w:sz w:val="28"/>
          <w:szCs w:val="28"/>
          <w:lang w:val="en-GB"/>
        </w:rPr>
        <w:t xml:space="preserve">This is a type of software, suitable to all </w:t>
      </w:r>
      <w:r w:rsidR="00454300">
        <w:rPr>
          <w:rFonts w:ascii="Times New Roman" w:hAnsi="Times New Roman" w:cs="Times New Roman"/>
          <w:bCs/>
          <w:sz w:val="28"/>
          <w:szCs w:val="28"/>
          <w:lang w:val="en-GB"/>
        </w:rPr>
        <w:t>Optical Shop</w:t>
      </w:r>
      <w:r w:rsidRPr="00D66B3E">
        <w:rPr>
          <w:rFonts w:ascii="Times New Roman" w:hAnsi="Times New Roman" w:cs="Times New Roman"/>
          <w:bCs/>
          <w:sz w:val="28"/>
          <w:szCs w:val="28"/>
          <w:lang w:val="en-GB"/>
        </w:rPr>
        <w:t xml:space="preserve">. This software has all the modules to manage </w:t>
      </w:r>
      <w:r w:rsidR="00454300">
        <w:rPr>
          <w:rFonts w:ascii="Times New Roman" w:hAnsi="Times New Roman" w:cs="Times New Roman"/>
          <w:bCs/>
          <w:sz w:val="28"/>
          <w:szCs w:val="28"/>
          <w:lang w:val="en-GB"/>
        </w:rPr>
        <w:t>Optical Shop</w:t>
      </w:r>
      <w:r w:rsidR="004C3072">
        <w:rPr>
          <w:rFonts w:ascii="Times New Roman" w:hAnsi="Times New Roman" w:cs="Times New Roman"/>
          <w:bCs/>
          <w:sz w:val="28"/>
          <w:szCs w:val="28"/>
          <w:lang w:val="en-GB"/>
        </w:rPr>
        <w:t xml:space="preserve"> Customer</w:t>
      </w:r>
      <w:r w:rsidRPr="00D66B3E">
        <w:rPr>
          <w:rFonts w:ascii="Times New Roman" w:hAnsi="Times New Roman" w:cs="Times New Roman"/>
          <w:bCs/>
          <w:sz w:val="28"/>
          <w:szCs w:val="28"/>
          <w:lang w:val="en-GB"/>
        </w:rPr>
        <w:t xml:space="preserve"> &amp; distribution. Separate division is provided to maintain customer &amp; </w:t>
      </w:r>
      <w:r w:rsidR="00454300">
        <w:rPr>
          <w:rFonts w:ascii="Times New Roman" w:hAnsi="Times New Roman" w:cs="Times New Roman"/>
          <w:bCs/>
          <w:sz w:val="28"/>
          <w:szCs w:val="28"/>
          <w:lang w:val="en-GB"/>
        </w:rPr>
        <w:t>Product</w:t>
      </w:r>
      <w:r w:rsidRPr="00D66B3E">
        <w:rPr>
          <w:rFonts w:ascii="Times New Roman" w:hAnsi="Times New Roman" w:cs="Times New Roman"/>
          <w:bCs/>
          <w:sz w:val="28"/>
          <w:szCs w:val="28"/>
          <w:lang w:val="en-GB"/>
        </w:rPr>
        <w:t xml:space="preserve"> details etc.</w:t>
      </w:r>
    </w:p>
    <w:p w:rsidR="00D66B3E" w:rsidRPr="00D66B3E" w:rsidRDefault="00D66B3E" w:rsidP="00D66B3E">
      <w:pPr>
        <w:rPr>
          <w:color w:val="181818"/>
          <w:spacing w:val="2"/>
          <w:sz w:val="28"/>
          <w:szCs w:val="28"/>
          <w:shd w:val="clear" w:color="auto" w:fill="FFFFFF"/>
        </w:rPr>
      </w:pPr>
      <w:r w:rsidRPr="00D66B3E">
        <w:rPr>
          <w:color w:val="181818"/>
          <w:spacing w:val="2"/>
          <w:sz w:val="28"/>
          <w:szCs w:val="28"/>
          <w:shd w:val="clear" w:color="auto" w:fill="FFFFFF"/>
        </w:rPr>
        <w:t xml:space="preserve">This application is designed for small </w:t>
      </w:r>
      <w:r w:rsidR="00454300">
        <w:rPr>
          <w:color w:val="181818"/>
          <w:spacing w:val="2"/>
          <w:sz w:val="28"/>
          <w:szCs w:val="28"/>
          <w:shd w:val="clear" w:color="auto" w:fill="FFFFFF"/>
        </w:rPr>
        <w:t>Optical Shop</w:t>
      </w:r>
      <w:r w:rsidR="004C3072">
        <w:rPr>
          <w:color w:val="181818"/>
          <w:spacing w:val="2"/>
          <w:sz w:val="28"/>
          <w:szCs w:val="28"/>
          <w:shd w:val="clear" w:color="auto" w:fill="FFFFFF"/>
        </w:rPr>
        <w:t>’</w:t>
      </w:r>
      <w:r w:rsidRPr="00D66B3E">
        <w:rPr>
          <w:color w:val="181818"/>
          <w:spacing w:val="2"/>
          <w:sz w:val="28"/>
          <w:szCs w:val="28"/>
          <w:shd w:val="clear" w:color="auto" w:fill="FFFFFF"/>
        </w:rPr>
        <w:t xml:space="preserve">s as well as small and large </w:t>
      </w:r>
      <w:r w:rsidR="00454300">
        <w:rPr>
          <w:color w:val="181818"/>
          <w:spacing w:val="2"/>
          <w:sz w:val="28"/>
          <w:szCs w:val="28"/>
          <w:shd w:val="clear" w:color="auto" w:fill="FFFFFF"/>
        </w:rPr>
        <w:t>OSMS</w:t>
      </w:r>
      <w:r w:rsidRPr="00D66B3E">
        <w:rPr>
          <w:color w:val="181818"/>
          <w:spacing w:val="2"/>
          <w:sz w:val="28"/>
          <w:szCs w:val="28"/>
          <w:shd w:val="clear" w:color="auto" w:fill="FFFFFF"/>
        </w:rPr>
        <w:t>. This will be one of the interesting applications that one can work on and implement in real time world.</w:t>
      </w:r>
    </w:p>
    <w:p w:rsidR="00D66B3E" w:rsidRPr="00D66B3E" w:rsidRDefault="00D66B3E" w:rsidP="00D66B3E">
      <w:pPr>
        <w:pStyle w:val="NormalWeb"/>
        <w:ind w:left="720" w:right="720"/>
        <w:jc w:val="both"/>
        <w:rPr>
          <w:rFonts w:ascii="Times New Roman" w:hAnsi="Times New Roman" w:cs="Times New Roman"/>
          <w:bCs/>
          <w:sz w:val="28"/>
          <w:szCs w:val="28"/>
          <w:lang w:val="en-GB"/>
        </w:rPr>
      </w:pPr>
      <w:r w:rsidRPr="00D66B3E">
        <w:rPr>
          <w:rFonts w:ascii="Times New Roman" w:hAnsi="Times New Roman" w:cs="Times New Roman"/>
          <w:bCs/>
          <w:sz w:val="28"/>
          <w:szCs w:val="28"/>
          <w:lang w:val="en-GB"/>
        </w:rPr>
        <w:t>Initial functional requirements will be: -</w:t>
      </w:r>
    </w:p>
    <w:p w:rsidR="00D66B3E" w:rsidRPr="00D66B3E" w:rsidRDefault="00D66B3E" w:rsidP="00D66B3E">
      <w:pPr>
        <w:pStyle w:val="NormalWeb"/>
        <w:numPr>
          <w:ilvl w:val="0"/>
          <w:numId w:val="4"/>
        </w:numPr>
        <w:ind w:right="720"/>
        <w:jc w:val="both"/>
        <w:rPr>
          <w:rFonts w:ascii="Times New Roman" w:hAnsi="Times New Roman" w:cs="Times New Roman"/>
          <w:bCs/>
          <w:sz w:val="28"/>
          <w:szCs w:val="28"/>
          <w:lang w:val="en-GB"/>
        </w:rPr>
      </w:pPr>
      <w:r w:rsidRPr="00D66B3E">
        <w:rPr>
          <w:rFonts w:ascii="Times New Roman" w:hAnsi="Times New Roman" w:cs="Times New Roman"/>
          <w:bCs/>
          <w:sz w:val="28"/>
          <w:szCs w:val="28"/>
          <w:lang w:val="en-GB"/>
        </w:rPr>
        <w:t>Secure Login and profile management facilities for all modules</w:t>
      </w:r>
    </w:p>
    <w:p w:rsidR="00D66B3E" w:rsidRDefault="00D66B3E" w:rsidP="00D66B3E">
      <w:pPr>
        <w:pStyle w:val="NormalWeb"/>
        <w:numPr>
          <w:ilvl w:val="0"/>
          <w:numId w:val="4"/>
        </w:numPr>
        <w:ind w:right="720"/>
        <w:jc w:val="both"/>
        <w:rPr>
          <w:rFonts w:ascii="Times New Roman" w:hAnsi="Times New Roman" w:cs="Times New Roman"/>
          <w:bCs/>
          <w:sz w:val="28"/>
          <w:szCs w:val="28"/>
          <w:lang w:val="en-GB"/>
        </w:rPr>
      </w:pPr>
      <w:r w:rsidRPr="00D66B3E">
        <w:rPr>
          <w:rFonts w:ascii="Times New Roman" w:hAnsi="Times New Roman" w:cs="Times New Roman"/>
          <w:bCs/>
          <w:sz w:val="28"/>
          <w:szCs w:val="28"/>
          <w:lang w:val="en-GB"/>
        </w:rPr>
        <w:t>This project can be used within intranet.</w:t>
      </w:r>
    </w:p>
    <w:p w:rsidR="004C3072" w:rsidRDefault="004C3072" w:rsidP="00D66B3E">
      <w:pPr>
        <w:pStyle w:val="NormalWeb"/>
        <w:numPr>
          <w:ilvl w:val="0"/>
          <w:numId w:val="4"/>
        </w:numPr>
        <w:ind w:right="72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It will help to increase the efficiency of the </w:t>
      </w:r>
      <w:r w:rsidR="00DD12F1">
        <w:rPr>
          <w:rFonts w:ascii="Times New Roman" w:hAnsi="Times New Roman" w:cs="Times New Roman"/>
          <w:bCs/>
          <w:sz w:val="28"/>
          <w:szCs w:val="28"/>
          <w:lang w:val="en-GB"/>
        </w:rPr>
        <w:t>OSMS</w:t>
      </w:r>
    </w:p>
    <w:p w:rsidR="004C3072" w:rsidRDefault="004C3072" w:rsidP="00D66B3E">
      <w:pPr>
        <w:pStyle w:val="NormalWeb"/>
        <w:numPr>
          <w:ilvl w:val="0"/>
          <w:numId w:val="4"/>
        </w:numPr>
        <w:ind w:right="720"/>
        <w:jc w:val="both"/>
        <w:rPr>
          <w:rFonts w:ascii="Times New Roman" w:hAnsi="Times New Roman" w:cs="Times New Roman"/>
          <w:bCs/>
          <w:sz w:val="28"/>
          <w:szCs w:val="28"/>
          <w:lang w:val="en-GB"/>
        </w:rPr>
      </w:pPr>
      <w:r>
        <w:rPr>
          <w:rFonts w:ascii="Times New Roman" w:hAnsi="Times New Roman" w:cs="Times New Roman"/>
          <w:bCs/>
          <w:sz w:val="28"/>
          <w:szCs w:val="28"/>
          <w:lang w:val="en-GB"/>
        </w:rPr>
        <w:t>It saves time, energy and cost.</w:t>
      </w:r>
    </w:p>
    <w:p w:rsidR="004C3072" w:rsidRDefault="004C3072" w:rsidP="00D66B3E">
      <w:pPr>
        <w:pStyle w:val="NormalWeb"/>
        <w:numPr>
          <w:ilvl w:val="0"/>
          <w:numId w:val="4"/>
        </w:numPr>
        <w:ind w:right="720"/>
        <w:jc w:val="both"/>
        <w:rPr>
          <w:rFonts w:ascii="Times New Roman" w:hAnsi="Times New Roman" w:cs="Times New Roman"/>
          <w:bCs/>
          <w:sz w:val="28"/>
          <w:szCs w:val="28"/>
          <w:lang w:val="en-GB"/>
        </w:rPr>
      </w:pPr>
      <w:r>
        <w:rPr>
          <w:rFonts w:ascii="Times New Roman" w:hAnsi="Times New Roman" w:cs="Times New Roman"/>
          <w:bCs/>
          <w:sz w:val="28"/>
          <w:szCs w:val="28"/>
          <w:lang w:val="en-GB"/>
        </w:rPr>
        <w:t>It will also help to avoid manual data entries. And it works very fast.</w:t>
      </w:r>
    </w:p>
    <w:p w:rsidR="00AA68CA" w:rsidRDefault="00AA68CA" w:rsidP="00BE13E9">
      <w:pPr>
        <w:pStyle w:val="NormalWeb"/>
        <w:ind w:right="720"/>
        <w:jc w:val="both"/>
        <w:rPr>
          <w:rFonts w:ascii="Times New Roman" w:hAnsi="Times New Roman" w:cs="Times New Roman"/>
          <w:bCs/>
          <w:sz w:val="28"/>
          <w:szCs w:val="28"/>
          <w:lang w:val="en-GB"/>
        </w:rPr>
      </w:pPr>
    </w:p>
    <w:p w:rsidR="00815C43" w:rsidRDefault="00815C43" w:rsidP="00BE13E9">
      <w:pPr>
        <w:pStyle w:val="NormalWeb"/>
        <w:ind w:right="720"/>
        <w:jc w:val="both"/>
        <w:rPr>
          <w:rFonts w:ascii="Times New Roman" w:hAnsi="Times New Roman" w:cs="Times New Roman"/>
          <w:bCs/>
          <w:sz w:val="28"/>
          <w:szCs w:val="28"/>
          <w:lang w:val="en-GB"/>
        </w:rPr>
      </w:pPr>
    </w:p>
    <w:p w:rsidR="00815C43" w:rsidRDefault="00815C43" w:rsidP="00BE13E9">
      <w:pPr>
        <w:pStyle w:val="NormalWeb"/>
        <w:ind w:right="720"/>
        <w:jc w:val="both"/>
        <w:rPr>
          <w:rFonts w:ascii="Times New Roman" w:hAnsi="Times New Roman" w:cs="Times New Roman"/>
          <w:bCs/>
          <w:sz w:val="28"/>
          <w:szCs w:val="28"/>
          <w:lang w:val="en-GB"/>
        </w:rPr>
      </w:pPr>
    </w:p>
    <w:p w:rsidR="00BE13E9" w:rsidRPr="00043BFE" w:rsidRDefault="00043BFE" w:rsidP="00BE13E9">
      <w:pPr>
        <w:pStyle w:val="ListParagraph"/>
        <w:ind w:left="0"/>
        <w:jc w:val="both"/>
        <w:rPr>
          <w:b/>
          <w:sz w:val="28"/>
          <w:szCs w:val="28"/>
          <w:u w:val="single"/>
        </w:rPr>
      </w:pPr>
      <w:r w:rsidRPr="00043BFE">
        <w:rPr>
          <w:b/>
          <w:sz w:val="28"/>
          <w:szCs w:val="28"/>
        </w:rPr>
        <w:t xml:space="preserve">   </w:t>
      </w:r>
      <w:r w:rsidR="00BE13E9" w:rsidRPr="00043BFE">
        <w:rPr>
          <w:b/>
          <w:sz w:val="28"/>
          <w:szCs w:val="28"/>
          <w:u w:val="single"/>
        </w:rPr>
        <w:t>4.2 Definition of problem:-</w:t>
      </w:r>
    </w:p>
    <w:p w:rsidR="00BE13E9" w:rsidRDefault="00BE13E9" w:rsidP="00BE13E9">
      <w:pPr>
        <w:widowControl w:val="0"/>
        <w:overflowPunct w:val="0"/>
        <w:autoSpaceDE w:val="0"/>
        <w:autoSpaceDN w:val="0"/>
        <w:adjustRightInd w:val="0"/>
        <w:jc w:val="both"/>
        <w:rPr>
          <w:sz w:val="28"/>
          <w:szCs w:val="28"/>
        </w:rPr>
      </w:pPr>
    </w:p>
    <w:p w:rsidR="00BE13E9" w:rsidRDefault="00BE13E9" w:rsidP="00BE13E9">
      <w:pPr>
        <w:widowControl w:val="0"/>
        <w:overflowPunct w:val="0"/>
        <w:autoSpaceDE w:val="0"/>
        <w:autoSpaceDN w:val="0"/>
        <w:adjustRightInd w:val="0"/>
        <w:jc w:val="both"/>
        <w:rPr>
          <w:sz w:val="28"/>
          <w:szCs w:val="28"/>
        </w:rPr>
      </w:pPr>
    </w:p>
    <w:p w:rsidR="00FC0897" w:rsidRDefault="00FC0897" w:rsidP="00FC0897">
      <w:pPr>
        <w:widowControl w:val="0"/>
        <w:overflowPunct w:val="0"/>
        <w:autoSpaceDE w:val="0"/>
        <w:autoSpaceDN w:val="0"/>
        <w:adjustRightInd w:val="0"/>
        <w:rPr>
          <w:sz w:val="28"/>
          <w:szCs w:val="28"/>
        </w:rPr>
      </w:pPr>
      <w:r w:rsidRPr="00CF5BD8">
        <w:rPr>
          <w:sz w:val="28"/>
          <w:szCs w:val="28"/>
        </w:rPr>
        <w:t>In</w:t>
      </w:r>
      <w:r>
        <w:rPr>
          <w:sz w:val="28"/>
          <w:szCs w:val="28"/>
        </w:rPr>
        <w:t xml:space="preserve"> the current System. Admin/User</w:t>
      </w:r>
      <w:r w:rsidRPr="00CF5BD8">
        <w:rPr>
          <w:sz w:val="28"/>
          <w:szCs w:val="28"/>
        </w:rPr>
        <w:t xml:space="preserve"> </w:t>
      </w:r>
      <w:r w:rsidR="00AA68CA" w:rsidRPr="00CF5BD8">
        <w:rPr>
          <w:sz w:val="28"/>
          <w:szCs w:val="28"/>
        </w:rPr>
        <w:t>faces</w:t>
      </w:r>
      <w:r w:rsidRPr="00CF5BD8">
        <w:rPr>
          <w:sz w:val="28"/>
          <w:szCs w:val="28"/>
        </w:rPr>
        <w:t xml:space="preserve"> several problems for </w:t>
      </w:r>
      <w:r>
        <w:rPr>
          <w:sz w:val="28"/>
          <w:szCs w:val="28"/>
        </w:rPr>
        <w:t>check details</w:t>
      </w:r>
      <w:r w:rsidRPr="00CF5BD8">
        <w:rPr>
          <w:sz w:val="28"/>
          <w:szCs w:val="28"/>
        </w:rPr>
        <w:t xml:space="preserve">. Problem like, </w:t>
      </w:r>
      <w:r>
        <w:rPr>
          <w:sz w:val="28"/>
          <w:szCs w:val="28"/>
        </w:rPr>
        <w:t xml:space="preserve">admin must be know the </w:t>
      </w:r>
      <w:r w:rsidR="004C3072">
        <w:rPr>
          <w:sz w:val="28"/>
          <w:szCs w:val="28"/>
        </w:rPr>
        <w:t>Customer</w:t>
      </w:r>
      <w:r>
        <w:rPr>
          <w:sz w:val="28"/>
          <w:szCs w:val="28"/>
        </w:rPr>
        <w:t xml:space="preserve"> and </w:t>
      </w:r>
      <w:r w:rsidR="004C3072">
        <w:rPr>
          <w:sz w:val="28"/>
          <w:szCs w:val="28"/>
        </w:rPr>
        <w:t>other details</w:t>
      </w:r>
      <w:r>
        <w:rPr>
          <w:sz w:val="28"/>
          <w:szCs w:val="28"/>
        </w:rPr>
        <w:t xml:space="preserve"> &amp; type they entered submission of form.</w:t>
      </w:r>
    </w:p>
    <w:p w:rsidR="00FC0897" w:rsidRDefault="00FC0897" w:rsidP="00FC0897">
      <w:pPr>
        <w:widowControl w:val="0"/>
        <w:overflowPunct w:val="0"/>
        <w:autoSpaceDE w:val="0"/>
        <w:autoSpaceDN w:val="0"/>
        <w:adjustRightInd w:val="0"/>
        <w:rPr>
          <w:sz w:val="28"/>
          <w:szCs w:val="28"/>
        </w:rPr>
      </w:pPr>
      <w:r>
        <w:rPr>
          <w:sz w:val="28"/>
          <w:szCs w:val="28"/>
        </w:rPr>
        <w:t xml:space="preserve">You can calculate how many </w:t>
      </w:r>
      <w:r w:rsidR="00AA68CA">
        <w:rPr>
          <w:sz w:val="28"/>
          <w:szCs w:val="28"/>
        </w:rPr>
        <w:t>items</w:t>
      </w:r>
      <w:r>
        <w:rPr>
          <w:sz w:val="28"/>
          <w:szCs w:val="28"/>
        </w:rPr>
        <w:t xml:space="preserve"> a particular customer take and also easily calculate total price.</w:t>
      </w:r>
      <w:r w:rsidRPr="00CF5BD8">
        <w:rPr>
          <w:sz w:val="28"/>
          <w:szCs w:val="28"/>
        </w:rPr>
        <w:t xml:space="preserve"> </w:t>
      </w:r>
      <w:r>
        <w:rPr>
          <w:sz w:val="28"/>
          <w:szCs w:val="28"/>
        </w:rPr>
        <w:t xml:space="preserve">Behind this problem is that, sometime </w:t>
      </w:r>
      <w:r w:rsidR="000E70C3">
        <w:rPr>
          <w:sz w:val="28"/>
          <w:szCs w:val="28"/>
        </w:rPr>
        <w:t>it’s</w:t>
      </w:r>
      <w:r>
        <w:rPr>
          <w:sz w:val="28"/>
          <w:szCs w:val="28"/>
        </w:rPr>
        <w:t xml:space="preserve"> difficult to work on Computer so people must know the knowledge of basic computer.</w:t>
      </w:r>
    </w:p>
    <w:p w:rsidR="004C3072" w:rsidRDefault="004C3072" w:rsidP="00FC0897">
      <w:pPr>
        <w:widowControl w:val="0"/>
        <w:overflowPunct w:val="0"/>
        <w:autoSpaceDE w:val="0"/>
        <w:autoSpaceDN w:val="0"/>
        <w:adjustRightInd w:val="0"/>
        <w:rPr>
          <w:sz w:val="28"/>
          <w:szCs w:val="28"/>
        </w:rPr>
      </w:pPr>
    </w:p>
    <w:p w:rsidR="004C3072" w:rsidRDefault="004C3072" w:rsidP="00FC0897">
      <w:pPr>
        <w:widowControl w:val="0"/>
        <w:overflowPunct w:val="0"/>
        <w:autoSpaceDE w:val="0"/>
        <w:autoSpaceDN w:val="0"/>
        <w:adjustRightInd w:val="0"/>
        <w:rPr>
          <w:sz w:val="28"/>
          <w:szCs w:val="28"/>
        </w:rPr>
      </w:pPr>
      <w:r>
        <w:rPr>
          <w:sz w:val="28"/>
          <w:szCs w:val="28"/>
        </w:rPr>
        <w:t xml:space="preserve">It </w:t>
      </w:r>
      <w:r w:rsidR="00AA68CA">
        <w:rPr>
          <w:sz w:val="28"/>
          <w:szCs w:val="28"/>
        </w:rPr>
        <w:t>increases</w:t>
      </w:r>
      <w:r>
        <w:rPr>
          <w:sz w:val="28"/>
          <w:szCs w:val="28"/>
        </w:rPr>
        <w:t xml:space="preserve"> the accuracy of the system. The software is made user friendly so that work becomes easier.</w:t>
      </w:r>
    </w:p>
    <w:p w:rsidR="004C3072" w:rsidRDefault="004C3072" w:rsidP="00FC0897">
      <w:pPr>
        <w:widowControl w:val="0"/>
        <w:overflowPunct w:val="0"/>
        <w:autoSpaceDE w:val="0"/>
        <w:autoSpaceDN w:val="0"/>
        <w:adjustRightInd w:val="0"/>
        <w:rPr>
          <w:sz w:val="28"/>
          <w:szCs w:val="28"/>
        </w:rPr>
      </w:pPr>
      <w:r>
        <w:rPr>
          <w:sz w:val="28"/>
          <w:szCs w:val="28"/>
        </w:rPr>
        <w:t>The transaction reports of the system can be retried as and when required.</w:t>
      </w:r>
    </w:p>
    <w:p w:rsidR="004C3072" w:rsidRDefault="004C3072" w:rsidP="00FC0897">
      <w:pPr>
        <w:widowControl w:val="0"/>
        <w:overflowPunct w:val="0"/>
        <w:autoSpaceDE w:val="0"/>
        <w:autoSpaceDN w:val="0"/>
        <w:adjustRightInd w:val="0"/>
        <w:rPr>
          <w:sz w:val="28"/>
          <w:szCs w:val="28"/>
        </w:rPr>
      </w:pPr>
      <w:r>
        <w:rPr>
          <w:sz w:val="28"/>
          <w:szCs w:val="28"/>
        </w:rPr>
        <w:t xml:space="preserve">The software improves the working methods by replacing the existing manual system with the computer based system. </w:t>
      </w:r>
    </w:p>
    <w:p w:rsidR="004C3072" w:rsidRDefault="004C3072" w:rsidP="00FC0897">
      <w:pPr>
        <w:widowControl w:val="0"/>
        <w:overflowPunct w:val="0"/>
        <w:autoSpaceDE w:val="0"/>
        <w:autoSpaceDN w:val="0"/>
        <w:adjustRightInd w:val="0"/>
        <w:rPr>
          <w:sz w:val="28"/>
          <w:szCs w:val="28"/>
        </w:rPr>
      </w:pPr>
      <w:r>
        <w:rPr>
          <w:sz w:val="28"/>
          <w:szCs w:val="28"/>
        </w:rPr>
        <w:t>Reports can also be generated.</w:t>
      </w:r>
    </w:p>
    <w:p w:rsidR="00796257" w:rsidRDefault="00796257" w:rsidP="00796257">
      <w:pPr>
        <w:widowControl w:val="0"/>
        <w:overflowPunct w:val="0"/>
        <w:autoSpaceDE w:val="0"/>
        <w:autoSpaceDN w:val="0"/>
        <w:adjustRightInd w:val="0"/>
        <w:jc w:val="both"/>
      </w:pPr>
    </w:p>
    <w:p w:rsidR="00796257" w:rsidRDefault="00796257" w:rsidP="00796257">
      <w:pPr>
        <w:widowControl w:val="0"/>
        <w:overflowPunct w:val="0"/>
        <w:autoSpaceDE w:val="0"/>
        <w:autoSpaceDN w:val="0"/>
        <w:adjustRightInd w:val="0"/>
        <w:jc w:val="both"/>
      </w:pPr>
    </w:p>
    <w:p w:rsidR="00815C43" w:rsidRDefault="00815C43" w:rsidP="00796257">
      <w:pPr>
        <w:pStyle w:val="ListParagraph"/>
        <w:ind w:left="0"/>
        <w:rPr>
          <w:b/>
          <w:sz w:val="32"/>
          <w:szCs w:val="32"/>
          <w:u w:val="single"/>
          <w:lang w:val="fr-FR"/>
        </w:rPr>
      </w:pPr>
    </w:p>
    <w:p w:rsidR="00043BFE" w:rsidRDefault="00043BFE" w:rsidP="00796257">
      <w:pPr>
        <w:pStyle w:val="ListParagraph"/>
        <w:ind w:left="0"/>
        <w:rPr>
          <w:b/>
          <w:sz w:val="32"/>
          <w:szCs w:val="32"/>
          <w:u w:val="single"/>
          <w:lang w:val="fr-FR"/>
        </w:rPr>
      </w:pPr>
    </w:p>
    <w:p w:rsidR="00796257" w:rsidRDefault="00B25DD1" w:rsidP="00AC5079">
      <w:pPr>
        <w:pStyle w:val="ListParagraph"/>
        <w:numPr>
          <w:ilvl w:val="1"/>
          <w:numId w:val="2"/>
        </w:numPr>
        <w:rPr>
          <w:b/>
          <w:sz w:val="28"/>
          <w:szCs w:val="28"/>
          <w:u w:val="single"/>
          <w:lang w:val="fr-FR"/>
        </w:rPr>
      </w:pPr>
      <w:r>
        <w:rPr>
          <w:b/>
          <w:sz w:val="28"/>
          <w:szCs w:val="28"/>
          <w:u w:val="single"/>
          <w:lang w:val="fr-FR"/>
        </w:rPr>
        <w:t xml:space="preserve"> </w:t>
      </w:r>
      <w:r w:rsidR="00796257" w:rsidRPr="007935A3">
        <w:rPr>
          <w:b/>
          <w:sz w:val="28"/>
          <w:szCs w:val="28"/>
          <w:u w:val="single"/>
          <w:lang w:val="fr-FR"/>
        </w:rPr>
        <w:t xml:space="preserve">System </w:t>
      </w:r>
      <w:r w:rsidR="000E70C3" w:rsidRPr="007935A3">
        <w:rPr>
          <w:b/>
          <w:sz w:val="28"/>
          <w:szCs w:val="28"/>
          <w:u w:val="single"/>
          <w:lang w:val="fr-FR"/>
        </w:rPr>
        <w:t>Analysais</w:t>
      </w:r>
      <w:r w:rsidR="00796257" w:rsidRPr="007935A3">
        <w:rPr>
          <w:b/>
          <w:sz w:val="28"/>
          <w:szCs w:val="28"/>
          <w:u w:val="single"/>
          <w:lang w:val="fr-FR"/>
        </w:rPr>
        <w:t xml:space="preserve"> &amp;Design vis-à-vis user requirements</w:t>
      </w:r>
      <w:r>
        <w:rPr>
          <w:b/>
          <w:sz w:val="28"/>
          <w:szCs w:val="28"/>
          <w:u w:val="single"/>
          <w:lang w:val="fr-FR"/>
        </w:rPr>
        <w:t xml:space="preserve"> </w:t>
      </w:r>
    </w:p>
    <w:p w:rsidR="00AC5079" w:rsidRPr="00CA5742" w:rsidRDefault="00AC5079" w:rsidP="00AC5079">
      <w:pPr>
        <w:pStyle w:val="ListParagraph"/>
        <w:rPr>
          <w:b/>
          <w:sz w:val="32"/>
          <w:szCs w:val="32"/>
          <w:u w:val="single"/>
          <w:lang w:val="fr-FR"/>
        </w:rPr>
      </w:pPr>
    </w:p>
    <w:p w:rsidR="00796257" w:rsidRPr="00722C3F" w:rsidRDefault="00796257" w:rsidP="00796257">
      <w:pPr>
        <w:jc w:val="both"/>
        <w:rPr>
          <w:sz w:val="28"/>
          <w:szCs w:val="28"/>
          <w:u w:val="single"/>
          <w:lang w:val="fr-FR"/>
        </w:rPr>
      </w:pPr>
    </w:p>
    <w:p w:rsidR="00846A1C" w:rsidRPr="00F034B4" w:rsidRDefault="00796257" w:rsidP="00043BFE">
      <w:pPr>
        <w:rPr>
          <w:rFonts w:asciiTheme="minorHAnsi" w:hAnsiTheme="minorHAnsi" w:cstheme="minorHAnsi"/>
          <w:sz w:val="28"/>
          <w:szCs w:val="28"/>
        </w:rPr>
      </w:pPr>
      <w:r w:rsidRPr="00F034B4">
        <w:rPr>
          <w:rFonts w:asciiTheme="minorHAnsi" w:hAnsiTheme="minorHAnsi" w:cstheme="minorHAnsi"/>
          <w:sz w:val="28"/>
          <w:szCs w:val="28"/>
          <w:lang w:val="fr-FR"/>
        </w:rPr>
        <w:t xml:space="preserve"> </w:t>
      </w:r>
      <w:r w:rsidR="00846A1C" w:rsidRPr="00F034B4">
        <w:rPr>
          <w:rFonts w:asciiTheme="minorHAnsi" w:hAnsiTheme="minorHAnsi" w:cstheme="minorHAnsi"/>
          <w:sz w:val="28"/>
          <w:szCs w:val="28"/>
          <w:lang w:val="fr-FR"/>
        </w:rPr>
        <w:t>The</w:t>
      </w:r>
      <w:r w:rsidR="00846A1C" w:rsidRPr="00F034B4">
        <w:rPr>
          <w:rFonts w:asciiTheme="minorHAnsi" w:hAnsiTheme="minorHAnsi" w:cstheme="minorHAnsi"/>
          <w:sz w:val="28"/>
          <w:szCs w:val="28"/>
        </w:rPr>
        <w:t xml:space="preserve"> </w:t>
      </w:r>
      <w:r w:rsidR="005D2419">
        <w:rPr>
          <w:rFonts w:cs="Calibri"/>
          <w:b/>
          <w:sz w:val="28"/>
          <w:szCs w:val="28"/>
        </w:rPr>
        <w:t>Optical Shop</w:t>
      </w:r>
      <w:r w:rsidR="005D2419" w:rsidRPr="00BE13E9">
        <w:rPr>
          <w:rFonts w:cs="Calibri"/>
          <w:b/>
          <w:bCs/>
          <w:sz w:val="28"/>
          <w:szCs w:val="28"/>
        </w:rPr>
        <w:t xml:space="preserve"> Management System</w:t>
      </w:r>
      <w:r w:rsidR="00846A1C" w:rsidRPr="00F034B4">
        <w:rPr>
          <w:rFonts w:asciiTheme="minorHAnsi" w:hAnsiTheme="minorHAnsi" w:cstheme="minorHAnsi"/>
          <w:sz w:val="28"/>
          <w:szCs w:val="28"/>
        </w:rPr>
        <w:t xml:space="preserve"> application will enable Admin/user to use the system  and easily can fill </w:t>
      </w:r>
      <w:r w:rsidR="008874A2" w:rsidRPr="00F034B4">
        <w:rPr>
          <w:rFonts w:asciiTheme="minorHAnsi" w:hAnsiTheme="minorHAnsi" w:cstheme="minorHAnsi"/>
          <w:sz w:val="28"/>
          <w:szCs w:val="28"/>
        </w:rPr>
        <w:t>New Customer  details</w:t>
      </w:r>
      <w:r w:rsidR="00846A1C" w:rsidRPr="00F034B4">
        <w:rPr>
          <w:rFonts w:asciiTheme="minorHAnsi" w:hAnsiTheme="minorHAnsi" w:cstheme="minorHAnsi"/>
          <w:sz w:val="28"/>
          <w:szCs w:val="28"/>
        </w:rPr>
        <w:t xml:space="preserve">, </w:t>
      </w:r>
      <w:r w:rsidR="000A4A3D">
        <w:rPr>
          <w:rFonts w:asciiTheme="minorHAnsi" w:hAnsiTheme="minorHAnsi" w:cstheme="minorHAnsi"/>
          <w:sz w:val="28"/>
          <w:szCs w:val="28"/>
        </w:rPr>
        <w:t>Doctor Detail</w:t>
      </w:r>
      <w:r w:rsidR="00846A1C" w:rsidRPr="00F034B4">
        <w:rPr>
          <w:rFonts w:asciiTheme="minorHAnsi" w:hAnsiTheme="minorHAnsi" w:cstheme="minorHAnsi"/>
          <w:sz w:val="28"/>
          <w:szCs w:val="28"/>
        </w:rPr>
        <w:t xml:space="preserve"> form and also can get </w:t>
      </w:r>
      <w:r w:rsidR="000A4A3D">
        <w:rPr>
          <w:rFonts w:asciiTheme="minorHAnsi" w:hAnsiTheme="minorHAnsi" w:cstheme="minorHAnsi"/>
          <w:sz w:val="28"/>
          <w:szCs w:val="28"/>
        </w:rPr>
        <w:t>Product</w:t>
      </w:r>
      <w:r w:rsidR="00846A1C" w:rsidRPr="00F034B4">
        <w:rPr>
          <w:rFonts w:asciiTheme="minorHAnsi" w:hAnsiTheme="minorHAnsi" w:cstheme="minorHAnsi"/>
          <w:sz w:val="28"/>
          <w:szCs w:val="28"/>
        </w:rPr>
        <w:t xml:space="preserve"> Details with </w:t>
      </w:r>
      <w:r w:rsidR="008874A2" w:rsidRPr="00F034B4">
        <w:rPr>
          <w:rFonts w:asciiTheme="minorHAnsi" w:hAnsiTheme="minorHAnsi" w:cstheme="minorHAnsi"/>
          <w:sz w:val="28"/>
          <w:szCs w:val="28"/>
        </w:rPr>
        <w:t xml:space="preserve">bill </w:t>
      </w:r>
      <w:r w:rsidR="00846A1C" w:rsidRPr="00F034B4">
        <w:rPr>
          <w:rFonts w:asciiTheme="minorHAnsi" w:hAnsiTheme="minorHAnsi" w:cstheme="minorHAnsi"/>
          <w:sz w:val="28"/>
          <w:szCs w:val="28"/>
        </w:rPr>
        <w:t xml:space="preserve">record. </w:t>
      </w:r>
    </w:p>
    <w:p w:rsidR="00846A1C" w:rsidRPr="00F034B4" w:rsidRDefault="00846A1C" w:rsidP="00043BFE">
      <w:pPr>
        <w:rPr>
          <w:rFonts w:asciiTheme="minorHAnsi" w:hAnsiTheme="minorHAnsi" w:cstheme="minorHAnsi"/>
          <w:sz w:val="28"/>
          <w:szCs w:val="28"/>
        </w:rPr>
      </w:pPr>
      <w:r w:rsidRPr="00F034B4">
        <w:rPr>
          <w:rFonts w:asciiTheme="minorHAnsi" w:hAnsiTheme="minorHAnsi" w:cstheme="minorHAnsi"/>
          <w:sz w:val="28"/>
          <w:szCs w:val="28"/>
        </w:rPr>
        <w:t xml:space="preserve">The </w:t>
      </w:r>
      <w:r w:rsidR="00E23E15">
        <w:rPr>
          <w:rFonts w:asciiTheme="minorHAnsi" w:hAnsiTheme="minorHAnsi" w:cstheme="minorHAnsi"/>
          <w:sz w:val="28"/>
          <w:szCs w:val="28"/>
        </w:rPr>
        <w:t>OSMS</w:t>
      </w:r>
      <w:r w:rsidRPr="00F034B4">
        <w:rPr>
          <w:rFonts w:asciiTheme="minorHAnsi" w:hAnsiTheme="minorHAnsi" w:cstheme="minorHAnsi"/>
          <w:sz w:val="28"/>
          <w:szCs w:val="28"/>
        </w:rPr>
        <w:t xml:space="preserve"> Management System will have the following functionalities:</w:t>
      </w:r>
    </w:p>
    <w:p w:rsidR="00846A1C" w:rsidRPr="00043BFE" w:rsidRDefault="00846A1C" w:rsidP="00043BFE">
      <w:pPr>
        <w:pStyle w:val="ListParagraph"/>
        <w:numPr>
          <w:ilvl w:val="0"/>
          <w:numId w:val="32"/>
        </w:numPr>
        <w:spacing w:after="200"/>
        <w:jc w:val="both"/>
        <w:rPr>
          <w:rFonts w:asciiTheme="minorHAnsi" w:hAnsiTheme="minorHAnsi" w:cstheme="minorHAnsi"/>
          <w:sz w:val="28"/>
          <w:szCs w:val="28"/>
        </w:rPr>
      </w:pPr>
      <w:r w:rsidRPr="00043BFE">
        <w:rPr>
          <w:rFonts w:asciiTheme="minorHAnsi" w:hAnsiTheme="minorHAnsi" w:cstheme="minorHAnsi"/>
          <w:sz w:val="28"/>
          <w:szCs w:val="28"/>
        </w:rPr>
        <w:t xml:space="preserve">The Software will enable Admin to fill </w:t>
      </w:r>
      <w:r w:rsidR="00E23E15" w:rsidRPr="00043BFE">
        <w:rPr>
          <w:rFonts w:asciiTheme="minorHAnsi" w:hAnsiTheme="minorHAnsi" w:cstheme="minorHAnsi"/>
          <w:sz w:val="28"/>
          <w:szCs w:val="28"/>
        </w:rPr>
        <w:t>Product info</w:t>
      </w:r>
      <w:r w:rsidRPr="00043BFE">
        <w:rPr>
          <w:rFonts w:asciiTheme="minorHAnsi" w:hAnsiTheme="minorHAnsi" w:cstheme="minorHAnsi"/>
          <w:sz w:val="28"/>
          <w:szCs w:val="28"/>
        </w:rPr>
        <w:t xml:space="preserve">, </w:t>
      </w:r>
      <w:r w:rsidR="00E23E15" w:rsidRPr="00043BFE">
        <w:rPr>
          <w:rFonts w:asciiTheme="minorHAnsi" w:hAnsiTheme="minorHAnsi" w:cstheme="minorHAnsi"/>
          <w:sz w:val="28"/>
          <w:szCs w:val="28"/>
        </w:rPr>
        <w:t>Customer</w:t>
      </w:r>
      <w:r w:rsidR="008874A2" w:rsidRPr="00043BFE">
        <w:rPr>
          <w:rFonts w:asciiTheme="minorHAnsi" w:hAnsiTheme="minorHAnsi" w:cstheme="minorHAnsi"/>
          <w:sz w:val="28"/>
          <w:szCs w:val="28"/>
        </w:rPr>
        <w:t xml:space="preserve">, Add </w:t>
      </w:r>
      <w:r w:rsidR="00E23E15" w:rsidRPr="00043BFE">
        <w:rPr>
          <w:rFonts w:asciiTheme="minorHAnsi" w:hAnsiTheme="minorHAnsi" w:cstheme="minorHAnsi"/>
          <w:sz w:val="28"/>
          <w:szCs w:val="28"/>
        </w:rPr>
        <w:t>Doctor</w:t>
      </w:r>
      <w:r w:rsidRPr="00043BFE">
        <w:rPr>
          <w:rFonts w:asciiTheme="minorHAnsi" w:hAnsiTheme="minorHAnsi" w:cstheme="minorHAnsi"/>
          <w:sz w:val="28"/>
          <w:szCs w:val="28"/>
        </w:rPr>
        <w:t xml:space="preserve"> &amp;</w:t>
      </w:r>
      <w:r w:rsidR="00E23E15" w:rsidRPr="00043BFE">
        <w:rPr>
          <w:rFonts w:asciiTheme="minorHAnsi" w:hAnsiTheme="minorHAnsi" w:cstheme="minorHAnsi"/>
          <w:sz w:val="28"/>
          <w:szCs w:val="28"/>
        </w:rPr>
        <w:t xml:space="preserve"> also selling purchasing Records</w:t>
      </w:r>
      <w:r w:rsidRPr="00043BFE">
        <w:rPr>
          <w:rFonts w:asciiTheme="minorHAnsi" w:hAnsiTheme="minorHAnsi" w:cstheme="minorHAnsi"/>
          <w:sz w:val="28"/>
          <w:szCs w:val="28"/>
        </w:rPr>
        <w:t>.</w:t>
      </w:r>
    </w:p>
    <w:p w:rsidR="00846A1C" w:rsidRPr="00043BFE" w:rsidRDefault="00846A1C" w:rsidP="00043BFE">
      <w:pPr>
        <w:pStyle w:val="ListParagraph"/>
        <w:numPr>
          <w:ilvl w:val="0"/>
          <w:numId w:val="32"/>
        </w:numPr>
        <w:spacing w:after="200"/>
        <w:jc w:val="both"/>
        <w:rPr>
          <w:rFonts w:asciiTheme="minorHAnsi" w:hAnsiTheme="minorHAnsi" w:cstheme="minorHAnsi"/>
          <w:sz w:val="28"/>
          <w:szCs w:val="28"/>
        </w:rPr>
      </w:pPr>
      <w:r w:rsidRPr="00043BFE">
        <w:rPr>
          <w:rFonts w:asciiTheme="minorHAnsi" w:hAnsiTheme="minorHAnsi" w:cstheme="minorHAnsi"/>
          <w:sz w:val="28"/>
          <w:szCs w:val="28"/>
        </w:rPr>
        <w:t xml:space="preserve">The software will enable Admin/user who can easily maintain the </w:t>
      </w:r>
      <w:r w:rsidR="004E00F8" w:rsidRPr="00043BFE">
        <w:rPr>
          <w:rFonts w:asciiTheme="minorHAnsi" w:hAnsiTheme="minorHAnsi" w:cstheme="minorHAnsi"/>
          <w:sz w:val="28"/>
          <w:szCs w:val="28"/>
        </w:rPr>
        <w:t>OSMS</w:t>
      </w:r>
      <w:r w:rsidRPr="00043BFE">
        <w:rPr>
          <w:rFonts w:asciiTheme="minorHAnsi" w:hAnsiTheme="minorHAnsi" w:cstheme="minorHAnsi"/>
          <w:sz w:val="28"/>
          <w:szCs w:val="28"/>
        </w:rPr>
        <w:t xml:space="preserve"> Records</w:t>
      </w:r>
    </w:p>
    <w:p w:rsidR="00846A1C" w:rsidRPr="00043BFE" w:rsidRDefault="00846A1C" w:rsidP="00043BFE">
      <w:pPr>
        <w:pStyle w:val="ListParagraph"/>
        <w:numPr>
          <w:ilvl w:val="0"/>
          <w:numId w:val="32"/>
        </w:numPr>
        <w:spacing w:after="200"/>
        <w:jc w:val="both"/>
        <w:rPr>
          <w:rFonts w:asciiTheme="minorHAnsi" w:hAnsiTheme="minorHAnsi" w:cstheme="minorHAnsi"/>
          <w:sz w:val="28"/>
          <w:szCs w:val="28"/>
        </w:rPr>
      </w:pPr>
      <w:r w:rsidRPr="00043BFE">
        <w:rPr>
          <w:rFonts w:asciiTheme="minorHAnsi" w:hAnsiTheme="minorHAnsi" w:cstheme="minorHAnsi"/>
          <w:sz w:val="28"/>
          <w:szCs w:val="28"/>
        </w:rPr>
        <w:t xml:space="preserve">The software will enable to view </w:t>
      </w:r>
      <w:r w:rsidR="008874A2" w:rsidRPr="00043BFE">
        <w:rPr>
          <w:rFonts w:asciiTheme="minorHAnsi" w:hAnsiTheme="minorHAnsi" w:cstheme="minorHAnsi"/>
          <w:sz w:val="28"/>
          <w:szCs w:val="28"/>
        </w:rPr>
        <w:t xml:space="preserve">Daily </w:t>
      </w:r>
      <w:r w:rsidR="00CC717F" w:rsidRPr="00043BFE">
        <w:rPr>
          <w:rFonts w:asciiTheme="minorHAnsi" w:hAnsiTheme="minorHAnsi" w:cstheme="minorHAnsi"/>
          <w:sz w:val="28"/>
          <w:szCs w:val="28"/>
        </w:rPr>
        <w:t>collection</w:t>
      </w:r>
      <w:r w:rsidRPr="00043BFE">
        <w:rPr>
          <w:rFonts w:asciiTheme="minorHAnsi" w:hAnsiTheme="minorHAnsi" w:cstheme="minorHAnsi"/>
          <w:sz w:val="28"/>
          <w:szCs w:val="28"/>
        </w:rPr>
        <w:t xml:space="preserve"> details and Customer details.</w:t>
      </w:r>
    </w:p>
    <w:p w:rsidR="00846A1C" w:rsidRPr="00043BFE" w:rsidRDefault="00846A1C" w:rsidP="00043BFE">
      <w:pPr>
        <w:pStyle w:val="ListParagraph"/>
        <w:numPr>
          <w:ilvl w:val="0"/>
          <w:numId w:val="32"/>
        </w:numPr>
        <w:spacing w:after="200"/>
        <w:jc w:val="both"/>
        <w:rPr>
          <w:rFonts w:asciiTheme="minorHAnsi" w:hAnsiTheme="minorHAnsi" w:cstheme="minorHAnsi"/>
          <w:sz w:val="28"/>
          <w:szCs w:val="28"/>
          <w:u w:val="single"/>
        </w:rPr>
      </w:pPr>
      <w:r w:rsidRPr="00043BFE">
        <w:rPr>
          <w:rFonts w:asciiTheme="minorHAnsi" w:hAnsiTheme="minorHAnsi" w:cstheme="minorHAnsi"/>
          <w:sz w:val="28"/>
          <w:szCs w:val="28"/>
        </w:rPr>
        <w:t xml:space="preserve">The application will also provide the facility to Print Receipt when customer </w:t>
      </w:r>
      <w:r w:rsidR="004E00F8" w:rsidRPr="00043BFE">
        <w:rPr>
          <w:rFonts w:asciiTheme="minorHAnsi" w:hAnsiTheme="minorHAnsi" w:cstheme="minorHAnsi"/>
          <w:sz w:val="28"/>
          <w:szCs w:val="28"/>
        </w:rPr>
        <w:t>buy any eye wears</w:t>
      </w:r>
      <w:r w:rsidR="008874A2" w:rsidRPr="00043BFE">
        <w:rPr>
          <w:rFonts w:asciiTheme="minorHAnsi" w:hAnsiTheme="minorHAnsi" w:cstheme="minorHAnsi"/>
          <w:sz w:val="28"/>
          <w:szCs w:val="28"/>
        </w:rPr>
        <w:t xml:space="preserve"> </w:t>
      </w:r>
      <w:r w:rsidRPr="00043BFE">
        <w:rPr>
          <w:rFonts w:asciiTheme="minorHAnsi" w:hAnsiTheme="minorHAnsi" w:cstheme="minorHAnsi"/>
          <w:sz w:val="28"/>
          <w:szCs w:val="28"/>
        </w:rPr>
        <w:t xml:space="preserve">&amp; also can access more information about the Sales and all record which is necessary to the </w:t>
      </w:r>
      <w:r w:rsidR="004E00F8" w:rsidRPr="00043BFE">
        <w:rPr>
          <w:rFonts w:asciiTheme="minorHAnsi" w:hAnsiTheme="minorHAnsi" w:cstheme="minorHAnsi"/>
          <w:sz w:val="28"/>
          <w:szCs w:val="28"/>
        </w:rPr>
        <w:t>OSMS</w:t>
      </w:r>
    </w:p>
    <w:p w:rsidR="00846A1C" w:rsidRPr="00043BFE" w:rsidRDefault="00846A1C" w:rsidP="00043BFE">
      <w:pPr>
        <w:pStyle w:val="ListParagraph"/>
        <w:numPr>
          <w:ilvl w:val="0"/>
          <w:numId w:val="32"/>
        </w:numPr>
        <w:spacing w:after="200"/>
        <w:jc w:val="both"/>
        <w:rPr>
          <w:rFonts w:asciiTheme="minorHAnsi" w:hAnsiTheme="minorHAnsi" w:cstheme="minorHAnsi"/>
          <w:sz w:val="28"/>
          <w:szCs w:val="28"/>
          <w:u w:val="single"/>
        </w:rPr>
      </w:pPr>
      <w:r w:rsidRPr="00043BFE">
        <w:rPr>
          <w:rFonts w:asciiTheme="minorHAnsi" w:hAnsiTheme="minorHAnsi" w:cstheme="minorHAnsi"/>
          <w:sz w:val="28"/>
          <w:szCs w:val="28"/>
        </w:rPr>
        <w:lastRenderedPageBreak/>
        <w:t xml:space="preserve">Admin can also provide various information that is related to the </w:t>
      </w:r>
      <w:r w:rsidR="00CF056E" w:rsidRPr="00043BFE">
        <w:rPr>
          <w:rFonts w:asciiTheme="minorHAnsi" w:hAnsiTheme="minorHAnsi" w:cstheme="minorHAnsi"/>
          <w:sz w:val="28"/>
          <w:szCs w:val="28"/>
        </w:rPr>
        <w:t>OSMS</w:t>
      </w:r>
      <w:r w:rsidR="008874A2" w:rsidRPr="00043BFE">
        <w:rPr>
          <w:rFonts w:asciiTheme="minorHAnsi" w:hAnsiTheme="minorHAnsi" w:cstheme="minorHAnsi"/>
          <w:sz w:val="28"/>
          <w:szCs w:val="28"/>
        </w:rPr>
        <w:t xml:space="preserve"> System</w:t>
      </w:r>
      <w:r w:rsidRPr="00043BFE">
        <w:rPr>
          <w:rFonts w:asciiTheme="minorHAnsi" w:hAnsiTheme="minorHAnsi" w:cstheme="minorHAnsi"/>
          <w:sz w:val="28"/>
          <w:szCs w:val="28"/>
        </w:rPr>
        <w:t xml:space="preserve"> and also managed it. </w:t>
      </w:r>
    </w:p>
    <w:p w:rsidR="00846A1C" w:rsidRPr="00043BFE" w:rsidRDefault="00846A1C" w:rsidP="00043BFE">
      <w:pPr>
        <w:pStyle w:val="ListParagraph"/>
        <w:numPr>
          <w:ilvl w:val="2"/>
          <w:numId w:val="32"/>
        </w:numPr>
        <w:spacing w:after="200"/>
        <w:jc w:val="both"/>
        <w:rPr>
          <w:rFonts w:asciiTheme="minorHAnsi" w:hAnsiTheme="minorHAnsi" w:cstheme="minorHAnsi"/>
          <w:sz w:val="28"/>
          <w:szCs w:val="28"/>
          <w:u w:val="single"/>
        </w:rPr>
      </w:pPr>
      <w:r w:rsidRPr="00043BFE">
        <w:rPr>
          <w:rFonts w:asciiTheme="minorHAnsi" w:hAnsiTheme="minorHAnsi" w:cstheme="minorHAnsi"/>
          <w:sz w:val="28"/>
          <w:szCs w:val="28"/>
        </w:rPr>
        <w:t>You can change your Password easily</w:t>
      </w:r>
      <w:r w:rsidRPr="00043BFE">
        <w:rPr>
          <w:rFonts w:asciiTheme="minorHAnsi" w:hAnsiTheme="minorHAnsi" w:cstheme="minorHAnsi"/>
          <w:sz w:val="28"/>
          <w:szCs w:val="28"/>
          <w:u w:val="single"/>
        </w:rPr>
        <w:t xml:space="preserve">               </w:t>
      </w:r>
    </w:p>
    <w:p w:rsidR="00846A1C" w:rsidRPr="00CF5BD8" w:rsidRDefault="00846A1C" w:rsidP="00846A1C">
      <w:pPr>
        <w:ind w:left="1800"/>
        <w:rPr>
          <w:sz w:val="28"/>
          <w:szCs w:val="28"/>
          <w:u w:val="single"/>
        </w:rPr>
      </w:pPr>
      <w:r w:rsidRPr="00CF5BD8">
        <w:rPr>
          <w:sz w:val="28"/>
          <w:szCs w:val="28"/>
          <w:u w:val="single"/>
        </w:rPr>
        <w:t xml:space="preserve">                                                           </w:t>
      </w:r>
    </w:p>
    <w:p w:rsidR="00043BFE" w:rsidRDefault="00043BFE" w:rsidP="00846A1C">
      <w:pPr>
        <w:autoSpaceDE w:val="0"/>
        <w:autoSpaceDN w:val="0"/>
        <w:adjustRightInd w:val="0"/>
        <w:rPr>
          <w:sz w:val="28"/>
          <w:szCs w:val="28"/>
        </w:rPr>
      </w:pPr>
    </w:p>
    <w:p w:rsidR="00043BFE" w:rsidRDefault="00043BFE" w:rsidP="00846A1C">
      <w:pPr>
        <w:autoSpaceDE w:val="0"/>
        <w:autoSpaceDN w:val="0"/>
        <w:adjustRightInd w:val="0"/>
        <w:rPr>
          <w:sz w:val="28"/>
          <w:szCs w:val="28"/>
        </w:rPr>
      </w:pPr>
    </w:p>
    <w:p w:rsidR="00846A1C" w:rsidRPr="00CF5BD8" w:rsidRDefault="00043BFE" w:rsidP="00846A1C">
      <w:pPr>
        <w:autoSpaceDE w:val="0"/>
        <w:autoSpaceDN w:val="0"/>
        <w:adjustRightInd w:val="0"/>
        <w:rPr>
          <w:sz w:val="28"/>
          <w:szCs w:val="28"/>
        </w:rPr>
      </w:pPr>
      <w:r>
        <w:rPr>
          <w:sz w:val="28"/>
          <w:szCs w:val="28"/>
        </w:rPr>
        <w:t xml:space="preserve">    </w:t>
      </w:r>
      <w:r w:rsidR="00846A1C" w:rsidRPr="00CF5BD8">
        <w:rPr>
          <w:sz w:val="28"/>
          <w:szCs w:val="28"/>
        </w:rPr>
        <w:t xml:space="preserve">Following are the modules of </w:t>
      </w:r>
      <w:r w:rsidR="00846A1C">
        <w:rPr>
          <w:sz w:val="28"/>
          <w:szCs w:val="28"/>
        </w:rPr>
        <w:t>News Paper Management:</w:t>
      </w:r>
    </w:p>
    <w:p w:rsidR="00796257" w:rsidRPr="00A91156" w:rsidRDefault="00796257" w:rsidP="00846A1C">
      <w:pPr>
        <w:ind w:firstLine="720"/>
        <w:jc w:val="both"/>
      </w:pPr>
    </w:p>
    <w:p w:rsidR="00514A70" w:rsidRPr="00733D2F" w:rsidRDefault="00796257" w:rsidP="00796257">
      <w:pPr>
        <w:widowControl w:val="0"/>
        <w:overflowPunct w:val="0"/>
        <w:autoSpaceDE w:val="0"/>
        <w:autoSpaceDN w:val="0"/>
        <w:adjustRightInd w:val="0"/>
        <w:jc w:val="both"/>
      </w:pPr>
      <w:r w:rsidRPr="00733D2F">
        <w:t xml:space="preserve"> </w:t>
      </w:r>
    </w:p>
    <w:p w:rsidR="00DD5293" w:rsidRPr="00043BFE" w:rsidRDefault="00043BFE" w:rsidP="00DD5293">
      <w:pPr>
        <w:rPr>
          <w:rFonts w:asciiTheme="minorHAnsi" w:hAnsiTheme="minorHAnsi" w:cstheme="minorHAnsi"/>
          <w:b/>
          <w:sz w:val="28"/>
          <w:szCs w:val="28"/>
          <w:u w:val="single"/>
        </w:rPr>
      </w:pPr>
      <w:r>
        <w:rPr>
          <w:rFonts w:asciiTheme="minorHAnsi" w:hAnsiTheme="minorHAnsi" w:cstheme="minorHAnsi"/>
          <w:b/>
          <w:sz w:val="28"/>
          <w:szCs w:val="28"/>
        </w:rPr>
        <w:t xml:space="preserve">  </w:t>
      </w:r>
      <w:r w:rsidRPr="00043BFE">
        <w:rPr>
          <w:rFonts w:asciiTheme="minorHAnsi" w:hAnsiTheme="minorHAnsi" w:cstheme="minorHAnsi"/>
          <w:b/>
          <w:sz w:val="28"/>
          <w:szCs w:val="28"/>
        </w:rPr>
        <w:t xml:space="preserve"> </w:t>
      </w:r>
      <w:r w:rsidR="00DD5293" w:rsidRPr="00043BFE">
        <w:rPr>
          <w:rFonts w:asciiTheme="minorHAnsi" w:hAnsiTheme="minorHAnsi" w:cstheme="minorHAnsi"/>
          <w:b/>
          <w:sz w:val="28"/>
          <w:szCs w:val="28"/>
          <w:u w:val="single"/>
        </w:rPr>
        <w:t>Module wise description</w:t>
      </w:r>
    </w:p>
    <w:p w:rsidR="00DD5293" w:rsidRPr="00F034B4" w:rsidRDefault="00DD5293" w:rsidP="00DD5293">
      <w:pPr>
        <w:rPr>
          <w:rFonts w:asciiTheme="minorHAnsi" w:hAnsiTheme="minorHAnsi" w:cstheme="minorHAnsi"/>
          <w:sz w:val="28"/>
          <w:szCs w:val="28"/>
        </w:rPr>
      </w:pPr>
    </w:p>
    <w:p w:rsidR="00FB2BB1" w:rsidRPr="00043BFE" w:rsidRDefault="00043BFE" w:rsidP="00FB2BB1">
      <w:pPr>
        <w:rPr>
          <w:rFonts w:asciiTheme="minorHAnsi" w:hAnsiTheme="minorHAnsi" w:cstheme="minorHAnsi"/>
          <w:b/>
          <w:sz w:val="28"/>
          <w:szCs w:val="28"/>
          <w:u w:val="single"/>
        </w:rPr>
      </w:pPr>
      <w:r>
        <w:rPr>
          <w:rFonts w:asciiTheme="minorHAnsi" w:hAnsiTheme="minorHAnsi" w:cstheme="minorHAnsi"/>
          <w:b/>
          <w:sz w:val="28"/>
          <w:szCs w:val="28"/>
        </w:rPr>
        <w:t xml:space="preserve">  </w:t>
      </w:r>
      <w:r w:rsidRPr="00043BFE">
        <w:rPr>
          <w:rFonts w:asciiTheme="minorHAnsi" w:hAnsiTheme="minorHAnsi" w:cstheme="minorHAnsi"/>
          <w:b/>
          <w:sz w:val="28"/>
          <w:szCs w:val="28"/>
        </w:rPr>
        <w:t xml:space="preserve"> </w:t>
      </w:r>
      <w:r w:rsidR="007C2926" w:rsidRPr="00043BFE">
        <w:rPr>
          <w:rFonts w:asciiTheme="minorHAnsi" w:hAnsiTheme="minorHAnsi" w:cstheme="minorHAnsi"/>
          <w:b/>
          <w:sz w:val="28"/>
          <w:szCs w:val="28"/>
          <w:u w:val="single"/>
        </w:rPr>
        <w:t>OSM</w:t>
      </w:r>
      <w:r w:rsidR="00FB2BB1" w:rsidRPr="00043BFE">
        <w:rPr>
          <w:rFonts w:asciiTheme="minorHAnsi" w:hAnsiTheme="minorHAnsi" w:cstheme="minorHAnsi"/>
          <w:b/>
          <w:sz w:val="28"/>
          <w:szCs w:val="28"/>
          <w:u w:val="single"/>
        </w:rPr>
        <w:t xml:space="preserve"> System Modules</w:t>
      </w:r>
    </w:p>
    <w:p w:rsidR="00FB2BB1" w:rsidRPr="00F034B4" w:rsidRDefault="00FB2BB1" w:rsidP="00FB2BB1">
      <w:pPr>
        <w:rPr>
          <w:rFonts w:asciiTheme="minorHAnsi" w:hAnsiTheme="minorHAnsi" w:cstheme="minorHAnsi"/>
          <w:b/>
          <w:sz w:val="28"/>
          <w:szCs w:val="28"/>
          <w:u w:val="single"/>
        </w:rPr>
      </w:pPr>
      <w:r w:rsidRPr="00F034B4">
        <w:rPr>
          <w:rFonts w:asciiTheme="minorHAnsi" w:hAnsiTheme="minorHAnsi" w:cstheme="minorHAnsi"/>
          <w:u w:val="single"/>
          <w:bdr w:val="none" w:sz="0" w:space="0" w:color="auto" w:frame="1"/>
        </w:rPr>
        <w:t> </w:t>
      </w:r>
      <w:r w:rsidRPr="00F034B4">
        <w:rPr>
          <w:rFonts w:asciiTheme="minorHAnsi" w:hAnsiTheme="minorHAnsi" w:cstheme="minorHAnsi"/>
        </w:rPr>
        <w:br/>
      </w:r>
      <w:r w:rsidRPr="00F034B4">
        <w:rPr>
          <w:rFonts w:asciiTheme="minorHAnsi" w:hAnsiTheme="minorHAnsi" w:cstheme="minorHAnsi"/>
          <w:b/>
          <w:sz w:val="28"/>
          <w:szCs w:val="28"/>
        </w:rPr>
        <w:t>• Login:</w:t>
      </w:r>
      <w:r w:rsidRPr="00F034B4">
        <w:rPr>
          <w:rFonts w:asciiTheme="minorHAnsi" w:hAnsiTheme="minorHAnsi" w:cstheme="minorHAnsi"/>
        </w:rPr>
        <w:t xml:space="preserve"> </w:t>
      </w:r>
      <w:r w:rsidRPr="00F034B4">
        <w:rPr>
          <w:rFonts w:asciiTheme="minorHAnsi" w:hAnsiTheme="minorHAnsi" w:cstheme="minorHAnsi"/>
          <w:sz w:val="28"/>
          <w:szCs w:val="28"/>
        </w:rPr>
        <w:t>User must provide their user name and password to get access the system, system validate user name and password. After successful login system will captured login date, time and allow to accessing the main screen and menu options as per user type.</w:t>
      </w:r>
    </w:p>
    <w:p w:rsidR="00FB2BB1" w:rsidRPr="00F034B4" w:rsidRDefault="00FB2BB1" w:rsidP="00FB2BB1">
      <w:pPr>
        <w:rPr>
          <w:rFonts w:asciiTheme="minorHAnsi" w:hAnsiTheme="minorHAnsi" w:cstheme="minorHAnsi"/>
          <w:sz w:val="28"/>
          <w:szCs w:val="28"/>
        </w:rPr>
      </w:pPr>
      <w:r w:rsidRPr="00F034B4">
        <w:rPr>
          <w:rFonts w:asciiTheme="minorHAnsi" w:hAnsiTheme="minorHAnsi" w:cstheme="minorHAnsi"/>
          <w:b/>
          <w:sz w:val="28"/>
          <w:szCs w:val="28"/>
        </w:rPr>
        <w:t>• Main Menu:</w:t>
      </w:r>
      <w:r w:rsidRPr="00F034B4">
        <w:rPr>
          <w:rFonts w:asciiTheme="minorHAnsi" w:hAnsiTheme="minorHAnsi" w:cstheme="minorHAnsi"/>
          <w:sz w:val="28"/>
          <w:szCs w:val="28"/>
        </w:rPr>
        <w:t xml:space="preserve"> After successfully login system display main screen with available menu option to the user as per rights. It also display user name, Date, time in top of the screen.</w:t>
      </w:r>
    </w:p>
    <w:p w:rsidR="00FB2BB1" w:rsidRDefault="00FB2BB1" w:rsidP="00FB2BB1">
      <w:pPr>
        <w:rPr>
          <w:rFonts w:asciiTheme="minorHAnsi" w:hAnsiTheme="minorHAnsi" w:cstheme="minorHAnsi"/>
          <w:sz w:val="28"/>
          <w:szCs w:val="28"/>
        </w:rPr>
      </w:pPr>
      <w:r w:rsidRPr="00F034B4">
        <w:rPr>
          <w:rFonts w:asciiTheme="minorHAnsi" w:hAnsiTheme="minorHAnsi" w:cstheme="minorHAnsi"/>
          <w:b/>
          <w:sz w:val="28"/>
          <w:szCs w:val="28"/>
        </w:rPr>
        <w:t>•</w:t>
      </w:r>
      <w:r w:rsidRPr="00F034B4">
        <w:rPr>
          <w:rFonts w:asciiTheme="minorHAnsi" w:hAnsiTheme="minorHAnsi" w:cstheme="minorHAnsi"/>
          <w:b/>
          <w:bCs/>
          <w:sz w:val="28"/>
          <w:szCs w:val="28"/>
        </w:rPr>
        <w:t>Customer master</w:t>
      </w:r>
      <w:r w:rsidRPr="00F034B4">
        <w:rPr>
          <w:rFonts w:asciiTheme="minorHAnsi" w:hAnsiTheme="minorHAnsi" w:cstheme="minorHAnsi"/>
          <w:b/>
          <w:sz w:val="28"/>
          <w:szCs w:val="28"/>
        </w:rPr>
        <w:t>:</w:t>
      </w:r>
      <w:r w:rsidRPr="00F034B4">
        <w:rPr>
          <w:rFonts w:asciiTheme="minorHAnsi" w:hAnsiTheme="minorHAnsi" w:cstheme="minorHAnsi"/>
        </w:rPr>
        <w:t xml:space="preserve"> </w:t>
      </w:r>
      <w:r w:rsidRPr="00F034B4">
        <w:rPr>
          <w:rFonts w:asciiTheme="minorHAnsi" w:hAnsiTheme="minorHAnsi" w:cstheme="minorHAnsi"/>
          <w:sz w:val="28"/>
          <w:szCs w:val="28"/>
        </w:rPr>
        <w:t xml:space="preserve">The details of the customers like name, address, Phone address, </w:t>
      </w:r>
      <w:r w:rsidR="000E70C3" w:rsidRPr="00F034B4">
        <w:rPr>
          <w:rFonts w:asciiTheme="minorHAnsi" w:hAnsiTheme="minorHAnsi" w:cstheme="minorHAnsi"/>
          <w:sz w:val="28"/>
          <w:szCs w:val="28"/>
        </w:rPr>
        <w:t>etc.</w:t>
      </w:r>
      <w:r w:rsidRPr="00F034B4">
        <w:rPr>
          <w:rFonts w:asciiTheme="minorHAnsi" w:hAnsiTheme="minorHAnsi" w:cstheme="minorHAnsi"/>
          <w:sz w:val="28"/>
          <w:szCs w:val="28"/>
        </w:rPr>
        <w:t xml:space="preserve"> that can be maintained easily.</w:t>
      </w:r>
    </w:p>
    <w:p w:rsidR="007C2926" w:rsidRPr="00F034B4" w:rsidRDefault="007C2926" w:rsidP="00FB2BB1">
      <w:pPr>
        <w:rPr>
          <w:rFonts w:asciiTheme="minorHAnsi" w:hAnsiTheme="minorHAnsi" w:cstheme="minorHAnsi"/>
          <w:sz w:val="28"/>
          <w:szCs w:val="28"/>
        </w:rPr>
      </w:pPr>
    </w:p>
    <w:p w:rsidR="00FB2BB1" w:rsidRPr="00F034B4" w:rsidRDefault="00FB2BB1" w:rsidP="00FB2BB1">
      <w:pPr>
        <w:pStyle w:val="NormalWeb"/>
        <w:shd w:val="clear" w:color="auto" w:fill="FFFFFF"/>
        <w:spacing w:before="0" w:beforeAutospacing="0" w:after="360" w:afterAutospacing="0"/>
        <w:rPr>
          <w:rFonts w:asciiTheme="minorHAnsi" w:hAnsiTheme="minorHAnsi" w:cstheme="minorHAnsi"/>
          <w:sz w:val="28"/>
          <w:szCs w:val="28"/>
        </w:rPr>
      </w:pPr>
      <w:r w:rsidRPr="00F034B4">
        <w:rPr>
          <w:rFonts w:asciiTheme="minorHAnsi" w:hAnsiTheme="minorHAnsi" w:cstheme="minorHAnsi"/>
          <w:b/>
          <w:sz w:val="28"/>
          <w:szCs w:val="28"/>
        </w:rPr>
        <w:t>• Master:</w:t>
      </w:r>
      <w:r w:rsidRPr="00F034B4">
        <w:rPr>
          <w:rFonts w:asciiTheme="minorHAnsi" w:hAnsiTheme="minorHAnsi" w:cstheme="minorHAnsi"/>
          <w:color w:val="3A3A3A"/>
          <w:sz w:val="28"/>
          <w:szCs w:val="28"/>
        </w:rPr>
        <w:t xml:space="preserve"> </w:t>
      </w:r>
      <w:r w:rsidRPr="00F034B4">
        <w:rPr>
          <w:rFonts w:asciiTheme="minorHAnsi" w:hAnsiTheme="minorHAnsi" w:cstheme="minorHAnsi"/>
          <w:sz w:val="28"/>
          <w:szCs w:val="28"/>
        </w:rPr>
        <w:t xml:space="preserve">Product Master used to enter </w:t>
      </w:r>
      <w:r w:rsidR="007C2926">
        <w:rPr>
          <w:rFonts w:asciiTheme="minorHAnsi" w:hAnsiTheme="minorHAnsi" w:cstheme="minorHAnsi"/>
          <w:sz w:val="28"/>
          <w:szCs w:val="28"/>
        </w:rPr>
        <w:t xml:space="preserve">Product </w:t>
      </w:r>
      <w:r w:rsidRPr="00F034B4">
        <w:rPr>
          <w:rFonts w:asciiTheme="minorHAnsi" w:hAnsiTheme="minorHAnsi" w:cstheme="minorHAnsi"/>
          <w:sz w:val="28"/>
          <w:szCs w:val="28"/>
        </w:rPr>
        <w:t xml:space="preserve">details like </w:t>
      </w:r>
      <w:r w:rsidR="000E70C3">
        <w:rPr>
          <w:rFonts w:asciiTheme="minorHAnsi" w:hAnsiTheme="minorHAnsi" w:cstheme="minorHAnsi"/>
          <w:sz w:val="28"/>
          <w:szCs w:val="28"/>
        </w:rPr>
        <w:t>name,</w:t>
      </w:r>
      <w:r w:rsidR="007C2926">
        <w:rPr>
          <w:rFonts w:asciiTheme="minorHAnsi" w:hAnsiTheme="minorHAnsi" w:cstheme="minorHAnsi"/>
          <w:sz w:val="28"/>
          <w:szCs w:val="28"/>
        </w:rPr>
        <w:t xml:space="preserve"> type, </w:t>
      </w:r>
      <w:r w:rsidR="000E70C3">
        <w:rPr>
          <w:rFonts w:asciiTheme="minorHAnsi" w:hAnsiTheme="minorHAnsi" w:cstheme="minorHAnsi"/>
          <w:sz w:val="28"/>
          <w:szCs w:val="28"/>
        </w:rPr>
        <w:t>and price</w:t>
      </w:r>
      <w:r w:rsidR="007C2926">
        <w:rPr>
          <w:rFonts w:asciiTheme="minorHAnsi" w:hAnsiTheme="minorHAnsi" w:cstheme="minorHAnsi"/>
          <w:sz w:val="28"/>
          <w:szCs w:val="28"/>
        </w:rPr>
        <w:t xml:space="preserve"> and doctor </w:t>
      </w:r>
      <w:r w:rsidR="000E70C3">
        <w:rPr>
          <w:rFonts w:asciiTheme="minorHAnsi" w:hAnsiTheme="minorHAnsi" w:cstheme="minorHAnsi"/>
          <w:sz w:val="28"/>
          <w:szCs w:val="28"/>
        </w:rPr>
        <w:t>recommendation.</w:t>
      </w:r>
    </w:p>
    <w:p w:rsidR="00FB2BB1" w:rsidRPr="00F034B4" w:rsidRDefault="00FB2BB1" w:rsidP="00FB2BB1">
      <w:pPr>
        <w:rPr>
          <w:rFonts w:asciiTheme="minorHAnsi" w:hAnsiTheme="minorHAnsi" w:cstheme="minorHAnsi"/>
          <w:sz w:val="28"/>
          <w:szCs w:val="28"/>
        </w:rPr>
      </w:pPr>
      <w:r w:rsidRPr="00F034B4">
        <w:rPr>
          <w:rFonts w:asciiTheme="minorHAnsi" w:hAnsiTheme="minorHAnsi" w:cstheme="minorHAnsi"/>
          <w:b/>
          <w:sz w:val="28"/>
          <w:szCs w:val="28"/>
        </w:rPr>
        <w:t xml:space="preserve">• </w:t>
      </w:r>
      <w:r w:rsidR="007C2926">
        <w:rPr>
          <w:rFonts w:asciiTheme="minorHAnsi" w:hAnsiTheme="minorHAnsi" w:cstheme="minorHAnsi"/>
          <w:b/>
          <w:bCs/>
          <w:sz w:val="28"/>
          <w:szCs w:val="28"/>
        </w:rPr>
        <w:t xml:space="preserve">Sales </w:t>
      </w:r>
      <w:r w:rsidRPr="00F034B4">
        <w:rPr>
          <w:rFonts w:asciiTheme="minorHAnsi" w:hAnsiTheme="minorHAnsi" w:cstheme="minorHAnsi"/>
          <w:b/>
          <w:bCs/>
          <w:sz w:val="28"/>
          <w:szCs w:val="28"/>
        </w:rPr>
        <w:t>report</w:t>
      </w:r>
      <w:r w:rsidRPr="00F034B4">
        <w:rPr>
          <w:rFonts w:asciiTheme="minorHAnsi" w:hAnsiTheme="minorHAnsi" w:cstheme="minorHAnsi"/>
          <w:b/>
          <w:sz w:val="28"/>
          <w:szCs w:val="28"/>
        </w:rPr>
        <w:t>:</w:t>
      </w:r>
      <w:r w:rsidRPr="00F034B4">
        <w:rPr>
          <w:rFonts w:asciiTheme="minorHAnsi" w:hAnsiTheme="minorHAnsi" w:cstheme="minorHAnsi"/>
        </w:rPr>
        <w:t xml:space="preserve"> </w:t>
      </w:r>
      <w:r w:rsidRPr="00F034B4">
        <w:rPr>
          <w:rFonts w:asciiTheme="minorHAnsi" w:hAnsiTheme="minorHAnsi" w:cstheme="minorHAnsi"/>
          <w:sz w:val="28"/>
          <w:szCs w:val="28"/>
        </w:rPr>
        <w:t xml:space="preserve">This module will show </w:t>
      </w:r>
      <w:r w:rsidR="007C2926">
        <w:rPr>
          <w:rFonts w:asciiTheme="minorHAnsi" w:hAnsiTheme="minorHAnsi" w:cstheme="minorHAnsi"/>
          <w:sz w:val="28"/>
          <w:szCs w:val="28"/>
        </w:rPr>
        <w:t>sales</w:t>
      </w:r>
      <w:r w:rsidRPr="00F034B4">
        <w:rPr>
          <w:rFonts w:asciiTheme="minorHAnsi" w:hAnsiTheme="minorHAnsi" w:cstheme="minorHAnsi"/>
          <w:sz w:val="28"/>
          <w:szCs w:val="28"/>
        </w:rPr>
        <w:t xml:space="preserve"> report. Which customer </w:t>
      </w:r>
      <w:r w:rsidR="007C2926">
        <w:rPr>
          <w:rFonts w:asciiTheme="minorHAnsi" w:hAnsiTheme="minorHAnsi" w:cstheme="minorHAnsi"/>
          <w:sz w:val="28"/>
          <w:szCs w:val="28"/>
        </w:rPr>
        <w:t xml:space="preserve">purchase the </w:t>
      </w:r>
      <w:r w:rsidR="000E70C3">
        <w:rPr>
          <w:rFonts w:asciiTheme="minorHAnsi" w:hAnsiTheme="minorHAnsi" w:cstheme="minorHAnsi"/>
          <w:sz w:val="28"/>
          <w:szCs w:val="28"/>
        </w:rPr>
        <w:t>product</w:t>
      </w:r>
      <w:r w:rsidR="000E70C3" w:rsidRPr="00F034B4">
        <w:rPr>
          <w:rFonts w:asciiTheme="minorHAnsi" w:hAnsiTheme="minorHAnsi" w:cstheme="minorHAnsi"/>
          <w:sz w:val="28"/>
          <w:szCs w:val="28"/>
        </w:rPr>
        <w:t>.</w:t>
      </w:r>
    </w:p>
    <w:p w:rsidR="00FB2BB1" w:rsidRPr="00F034B4" w:rsidRDefault="00FB2BB1" w:rsidP="00FB2BB1">
      <w:pPr>
        <w:rPr>
          <w:rFonts w:asciiTheme="minorHAnsi" w:hAnsiTheme="minorHAnsi" w:cstheme="minorHAnsi"/>
          <w:sz w:val="28"/>
          <w:szCs w:val="28"/>
        </w:rPr>
      </w:pPr>
    </w:p>
    <w:p w:rsidR="00FB2BB1" w:rsidRPr="00F034B4" w:rsidRDefault="00FB2BB1" w:rsidP="00FB2BB1">
      <w:pPr>
        <w:rPr>
          <w:rFonts w:asciiTheme="minorHAnsi" w:hAnsiTheme="minorHAnsi" w:cstheme="minorHAnsi"/>
          <w:sz w:val="28"/>
          <w:szCs w:val="28"/>
        </w:rPr>
      </w:pPr>
      <w:r w:rsidRPr="00F034B4">
        <w:rPr>
          <w:rFonts w:asciiTheme="minorHAnsi" w:hAnsiTheme="minorHAnsi" w:cstheme="minorHAnsi"/>
          <w:b/>
          <w:sz w:val="28"/>
          <w:szCs w:val="28"/>
        </w:rPr>
        <w:t>•</w:t>
      </w:r>
      <w:r w:rsidRPr="00F034B4">
        <w:rPr>
          <w:rFonts w:asciiTheme="minorHAnsi" w:hAnsiTheme="minorHAnsi" w:cstheme="minorHAnsi"/>
          <w:b/>
          <w:bCs/>
          <w:sz w:val="28"/>
          <w:szCs w:val="28"/>
        </w:rPr>
        <w:t>Bill generation</w:t>
      </w:r>
      <w:r w:rsidRPr="00F034B4">
        <w:rPr>
          <w:rFonts w:asciiTheme="minorHAnsi" w:hAnsiTheme="minorHAnsi" w:cstheme="minorHAnsi"/>
          <w:sz w:val="28"/>
          <w:szCs w:val="28"/>
        </w:rPr>
        <w:t>: This module will generate the bill for the particular customer.</w:t>
      </w:r>
    </w:p>
    <w:p w:rsidR="00FB2BB1" w:rsidRPr="00F034B4" w:rsidRDefault="00FB2BB1" w:rsidP="00FB2BB1">
      <w:pPr>
        <w:rPr>
          <w:rFonts w:asciiTheme="minorHAnsi" w:hAnsiTheme="minorHAnsi" w:cstheme="minorHAnsi"/>
          <w:sz w:val="28"/>
          <w:szCs w:val="28"/>
        </w:rPr>
      </w:pPr>
    </w:p>
    <w:p w:rsidR="00FB2BB1" w:rsidRDefault="00FB2BB1" w:rsidP="00FB2BB1">
      <w:pPr>
        <w:rPr>
          <w:rFonts w:asciiTheme="minorHAnsi" w:hAnsiTheme="minorHAnsi" w:cstheme="minorHAnsi"/>
          <w:sz w:val="28"/>
          <w:szCs w:val="28"/>
        </w:rPr>
      </w:pPr>
      <w:r w:rsidRPr="00F034B4">
        <w:rPr>
          <w:rFonts w:asciiTheme="minorHAnsi" w:hAnsiTheme="minorHAnsi" w:cstheme="minorHAnsi"/>
          <w:b/>
          <w:sz w:val="28"/>
          <w:szCs w:val="28"/>
        </w:rPr>
        <w:t>•</w:t>
      </w:r>
      <w:r w:rsidRPr="00F034B4">
        <w:rPr>
          <w:rFonts w:asciiTheme="minorHAnsi" w:hAnsiTheme="minorHAnsi" w:cstheme="minorHAnsi"/>
          <w:b/>
          <w:bCs/>
          <w:sz w:val="28"/>
          <w:szCs w:val="28"/>
        </w:rPr>
        <w:t>Search module</w:t>
      </w:r>
      <w:r w:rsidRPr="00F034B4">
        <w:rPr>
          <w:rFonts w:asciiTheme="minorHAnsi" w:hAnsiTheme="minorHAnsi" w:cstheme="minorHAnsi"/>
          <w:sz w:val="28"/>
          <w:szCs w:val="28"/>
        </w:rPr>
        <w:t>: This module can allow searching for particular product, customer with the help of their id number.</w:t>
      </w:r>
    </w:p>
    <w:p w:rsidR="007C2926" w:rsidRPr="00F034B4" w:rsidRDefault="007C2926" w:rsidP="00FB2BB1">
      <w:pPr>
        <w:rPr>
          <w:rFonts w:asciiTheme="minorHAnsi" w:hAnsiTheme="minorHAnsi" w:cstheme="minorHAnsi"/>
          <w:color w:val="181818"/>
          <w:spacing w:val="2"/>
          <w:sz w:val="28"/>
          <w:szCs w:val="28"/>
          <w:shd w:val="clear" w:color="auto" w:fill="FFFFFF"/>
        </w:rPr>
      </w:pPr>
    </w:p>
    <w:p w:rsidR="00FB2BB1" w:rsidRPr="00F034B4" w:rsidRDefault="00FB2BB1" w:rsidP="00FB2BB1">
      <w:pPr>
        <w:pStyle w:val="NormalWeb"/>
        <w:shd w:val="clear" w:color="auto" w:fill="FFFFFF"/>
        <w:spacing w:before="0" w:beforeAutospacing="0" w:after="360" w:afterAutospacing="0"/>
        <w:rPr>
          <w:rFonts w:asciiTheme="minorHAnsi" w:hAnsiTheme="minorHAnsi" w:cstheme="minorHAnsi"/>
          <w:sz w:val="28"/>
          <w:szCs w:val="28"/>
        </w:rPr>
      </w:pPr>
      <w:r w:rsidRPr="00F034B4">
        <w:rPr>
          <w:rFonts w:asciiTheme="minorHAnsi" w:hAnsiTheme="minorHAnsi" w:cstheme="minorHAnsi"/>
          <w:b/>
          <w:sz w:val="28"/>
          <w:szCs w:val="28"/>
        </w:rPr>
        <w:t>• Change Password:</w:t>
      </w:r>
      <w:r w:rsidRPr="00F034B4">
        <w:rPr>
          <w:rFonts w:asciiTheme="minorHAnsi" w:hAnsiTheme="minorHAnsi" w:cstheme="minorHAnsi"/>
          <w:color w:val="3A3A3A"/>
          <w:sz w:val="28"/>
          <w:szCs w:val="28"/>
        </w:rPr>
        <w:t xml:space="preserve"> </w:t>
      </w:r>
      <w:r w:rsidRPr="00F034B4">
        <w:rPr>
          <w:rFonts w:asciiTheme="minorHAnsi" w:hAnsiTheme="minorHAnsi" w:cstheme="minorHAnsi"/>
          <w:sz w:val="28"/>
          <w:szCs w:val="28"/>
        </w:rPr>
        <w:t>User can change his/her own password.</w:t>
      </w:r>
    </w:p>
    <w:p w:rsidR="00FB2BB1" w:rsidRPr="00F034B4" w:rsidRDefault="00FB2BB1" w:rsidP="00FB2BB1">
      <w:pPr>
        <w:pStyle w:val="NormalWeb"/>
        <w:shd w:val="clear" w:color="auto" w:fill="FFFFFF"/>
        <w:spacing w:before="0" w:beforeAutospacing="0" w:after="360" w:afterAutospacing="0"/>
        <w:rPr>
          <w:rFonts w:asciiTheme="minorHAnsi" w:hAnsiTheme="minorHAnsi" w:cstheme="minorHAnsi"/>
          <w:sz w:val="28"/>
          <w:szCs w:val="28"/>
        </w:rPr>
      </w:pPr>
      <w:r w:rsidRPr="00F034B4">
        <w:rPr>
          <w:rFonts w:asciiTheme="minorHAnsi" w:hAnsiTheme="minorHAnsi" w:cstheme="minorHAnsi"/>
          <w:b/>
          <w:sz w:val="28"/>
          <w:szCs w:val="28"/>
        </w:rPr>
        <w:t xml:space="preserve">• </w:t>
      </w:r>
      <w:r w:rsidR="007C2926">
        <w:rPr>
          <w:rFonts w:asciiTheme="minorHAnsi" w:hAnsiTheme="minorHAnsi" w:cstheme="minorHAnsi"/>
          <w:b/>
          <w:sz w:val="28"/>
          <w:szCs w:val="28"/>
        </w:rPr>
        <w:t>Admin</w:t>
      </w:r>
      <w:r w:rsidRPr="00F034B4">
        <w:rPr>
          <w:rFonts w:asciiTheme="minorHAnsi" w:hAnsiTheme="minorHAnsi" w:cstheme="minorHAnsi"/>
          <w:b/>
          <w:sz w:val="28"/>
          <w:szCs w:val="28"/>
        </w:rPr>
        <w:t xml:space="preserve"> Master:</w:t>
      </w:r>
      <w:r w:rsidRPr="00F034B4">
        <w:rPr>
          <w:rFonts w:asciiTheme="minorHAnsi" w:hAnsiTheme="minorHAnsi" w:cstheme="minorHAnsi"/>
          <w:color w:val="3A3A3A"/>
          <w:sz w:val="28"/>
          <w:szCs w:val="28"/>
        </w:rPr>
        <w:t xml:space="preserve"> </w:t>
      </w:r>
      <w:r w:rsidR="00305147">
        <w:rPr>
          <w:rFonts w:asciiTheme="minorHAnsi" w:hAnsiTheme="minorHAnsi" w:cstheme="minorHAnsi"/>
          <w:sz w:val="28"/>
          <w:szCs w:val="28"/>
        </w:rPr>
        <w:t>Admin</w:t>
      </w:r>
      <w:r w:rsidRPr="00F034B4">
        <w:rPr>
          <w:rFonts w:asciiTheme="minorHAnsi" w:hAnsiTheme="minorHAnsi" w:cstheme="minorHAnsi"/>
          <w:sz w:val="28"/>
          <w:szCs w:val="28"/>
        </w:rPr>
        <w:t xml:space="preserve"> master are used to maintain the </w:t>
      </w:r>
      <w:r w:rsidR="00305147">
        <w:rPr>
          <w:rFonts w:asciiTheme="minorHAnsi" w:hAnsiTheme="minorHAnsi" w:cstheme="minorHAnsi"/>
          <w:sz w:val="28"/>
          <w:szCs w:val="28"/>
        </w:rPr>
        <w:t>Admin</w:t>
      </w:r>
      <w:r w:rsidR="00935DD2" w:rsidRPr="00F034B4">
        <w:rPr>
          <w:rFonts w:asciiTheme="minorHAnsi" w:hAnsiTheme="minorHAnsi" w:cstheme="minorHAnsi"/>
          <w:sz w:val="28"/>
          <w:szCs w:val="28"/>
        </w:rPr>
        <w:t xml:space="preserve"> </w:t>
      </w:r>
      <w:r w:rsidRPr="00F034B4">
        <w:rPr>
          <w:rFonts w:asciiTheme="minorHAnsi" w:hAnsiTheme="minorHAnsi" w:cstheme="minorHAnsi"/>
          <w:sz w:val="28"/>
          <w:szCs w:val="28"/>
        </w:rPr>
        <w:t xml:space="preserve">details like name, address, contact no of the </w:t>
      </w:r>
      <w:r w:rsidR="00935DD2">
        <w:rPr>
          <w:rFonts w:asciiTheme="minorHAnsi" w:hAnsiTheme="minorHAnsi" w:cstheme="minorHAnsi"/>
          <w:sz w:val="28"/>
          <w:szCs w:val="28"/>
        </w:rPr>
        <w:t>Trainer</w:t>
      </w:r>
      <w:r w:rsidRPr="00F034B4">
        <w:rPr>
          <w:rFonts w:asciiTheme="minorHAnsi" w:hAnsiTheme="minorHAnsi" w:cstheme="minorHAnsi"/>
          <w:sz w:val="28"/>
          <w:szCs w:val="28"/>
        </w:rPr>
        <w:t xml:space="preserve">. </w:t>
      </w:r>
    </w:p>
    <w:p w:rsidR="00DD5293" w:rsidRPr="00DD5293" w:rsidRDefault="00DD5293" w:rsidP="00DD5293">
      <w:pPr>
        <w:rPr>
          <w:sz w:val="28"/>
          <w:szCs w:val="28"/>
        </w:rPr>
      </w:pPr>
    </w:p>
    <w:p w:rsidR="00DD5293" w:rsidRPr="00DD5293" w:rsidRDefault="00DD5293" w:rsidP="00DD5293">
      <w:pPr>
        <w:rPr>
          <w:sz w:val="28"/>
          <w:szCs w:val="28"/>
        </w:rPr>
      </w:pPr>
    </w:p>
    <w:p w:rsidR="00043BFE" w:rsidRDefault="00043BFE" w:rsidP="00DD5293">
      <w:pPr>
        <w:rPr>
          <w:sz w:val="28"/>
          <w:szCs w:val="28"/>
        </w:rPr>
      </w:pPr>
    </w:p>
    <w:p w:rsidR="00043BFE" w:rsidRDefault="00043BFE" w:rsidP="00DD5293">
      <w:pPr>
        <w:rPr>
          <w:sz w:val="28"/>
          <w:szCs w:val="28"/>
        </w:rPr>
      </w:pPr>
    </w:p>
    <w:p w:rsidR="00043BFE" w:rsidRDefault="00043BFE" w:rsidP="00DD5293">
      <w:pPr>
        <w:rPr>
          <w:sz w:val="28"/>
          <w:szCs w:val="28"/>
        </w:rPr>
      </w:pPr>
    </w:p>
    <w:p w:rsidR="00043BFE" w:rsidRDefault="00043BFE" w:rsidP="00DD5293">
      <w:pPr>
        <w:rPr>
          <w:sz w:val="28"/>
          <w:szCs w:val="28"/>
        </w:rPr>
      </w:pPr>
    </w:p>
    <w:p w:rsidR="00DD5293" w:rsidRPr="00DD5293" w:rsidRDefault="00043BFE" w:rsidP="00DD5293">
      <w:pPr>
        <w:rPr>
          <w:b/>
          <w:sz w:val="28"/>
          <w:szCs w:val="28"/>
        </w:rPr>
      </w:pPr>
      <w:r>
        <w:rPr>
          <w:sz w:val="28"/>
          <w:szCs w:val="28"/>
        </w:rPr>
        <w:t xml:space="preserve">   </w:t>
      </w:r>
      <w:r w:rsidR="00DD5293" w:rsidRPr="00DD5293">
        <w:rPr>
          <w:b/>
          <w:sz w:val="28"/>
          <w:szCs w:val="28"/>
        </w:rPr>
        <w:t>Forms</w:t>
      </w:r>
    </w:p>
    <w:p w:rsidR="00DD5293" w:rsidRPr="00DD5293" w:rsidRDefault="00DD5293" w:rsidP="00DD5293">
      <w:pPr>
        <w:rPr>
          <w:sz w:val="28"/>
          <w:szCs w:val="28"/>
        </w:rPr>
      </w:pPr>
    </w:p>
    <w:p w:rsidR="00DD5293" w:rsidRPr="00DD5293" w:rsidRDefault="00043BFE" w:rsidP="00DD5293">
      <w:pPr>
        <w:rPr>
          <w:sz w:val="28"/>
          <w:szCs w:val="28"/>
        </w:rPr>
      </w:pPr>
      <w:r>
        <w:rPr>
          <w:sz w:val="28"/>
          <w:szCs w:val="28"/>
        </w:rPr>
        <w:t xml:space="preserve">  </w:t>
      </w:r>
      <w:r w:rsidR="00DD5293" w:rsidRPr="00DD5293">
        <w:rPr>
          <w:sz w:val="28"/>
          <w:szCs w:val="28"/>
        </w:rPr>
        <w:t>This module consists of the following sub modules</w:t>
      </w:r>
    </w:p>
    <w:p w:rsidR="00DD5293" w:rsidRPr="00DD5293" w:rsidRDefault="00DD5293" w:rsidP="00DD5293">
      <w:pPr>
        <w:rPr>
          <w:b/>
          <w:sz w:val="28"/>
          <w:szCs w:val="28"/>
          <w:u w:val="words"/>
        </w:rPr>
      </w:pPr>
    </w:p>
    <w:p w:rsidR="00DD5293" w:rsidRPr="00DD5293" w:rsidRDefault="00DD5293" w:rsidP="00DD5293">
      <w:pPr>
        <w:rPr>
          <w:sz w:val="28"/>
          <w:szCs w:val="28"/>
        </w:rPr>
      </w:pPr>
    </w:p>
    <w:p w:rsidR="00DD5293" w:rsidRPr="00DD5293" w:rsidRDefault="008B58A0" w:rsidP="00DD5293">
      <w:pPr>
        <w:widowControl w:val="0"/>
        <w:numPr>
          <w:ilvl w:val="0"/>
          <w:numId w:val="7"/>
        </w:numPr>
        <w:adjustRightInd w:val="0"/>
        <w:spacing w:line="360" w:lineRule="auto"/>
        <w:jc w:val="both"/>
        <w:textAlignment w:val="baseline"/>
        <w:rPr>
          <w:sz w:val="28"/>
          <w:szCs w:val="28"/>
        </w:rPr>
      </w:pPr>
      <w:r>
        <w:rPr>
          <w:sz w:val="28"/>
          <w:szCs w:val="28"/>
        </w:rPr>
        <w:t>Admin Login</w:t>
      </w:r>
      <w:r w:rsidR="00DD5293" w:rsidRPr="00DD5293">
        <w:rPr>
          <w:sz w:val="28"/>
          <w:szCs w:val="28"/>
        </w:rPr>
        <w:t xml:space="preserve"> Form</w:t>
      </w:r>
    </w:p>
    <w:p w:rsidR="00DD5293" w:rsidRPr="00DD5293" w:rsidRDefault="008B58A0" w:rsidP="00DD5293">
      <w:pPr>
        <w:widowControl w:val="0"/>
        <w:numPr>
          <w:ilvl w:val="0"/>
          <w:numId w:val="7"/>
        </w:numPr>
        <w:adjustRightInd w:val="0"/>
        <w:spacing w:line="360" w:lineRule="auto"/>
        <w:jc w:val="both"/>
        <w:textAlignment w:val="baseline"/>
        <w:rPr>
          <w:sz w:val="28"/>
          <w:szCs w:val="28"/>
        </w:rPr>
      </w:pPr>
      <w:r>
        <w:rPr>
          <w:sz w:val="28"/>
          <w:szCs w:val="28"/>
        </w:rPr>
        <w:t xml:space="preserve">Add &amp; Edit </w:t>
      </w:r>
      <w:r w:rsidR="00191493">
        <w:rPr>
          <w:sz w:val="28"/>
          <w:szCs w:val="28"/>
        </w:rPr>
        <w:t>Customer</w:t>
      </w:r>
    </w:p>
    <w:p w:rsidR="00DD5293" w:rsidRPr="00DD5293" w:rsidRDefault="008B58A0" w:rsidP="00DD5293">
      <w:pPr>
        <w:widowControl w:val="0"/>
        <w:numPr>
          <w:ilvl w:val="0"/>
          <w:numId w:val="7"/>
        </w:numPr>
        <w:adjustRightInd w:val="0"/>
        <w:spacing w:line="360" w:lineRule="auto"/>
        <w:jc w:val="both"/>
        <w:textAlignment w:val="baseline"/>
        <w:rPr>
          <w:sz w:val="28"/>
          <w:szCs w:val="28"/>
        </w:rPr>
      </w:pPr>
      <w:r>
        <w:rPr>
          <w:sz w:val="28"/>
          <w:szCs w:val="28"/>
        </w:rPr>
        <w:t xml:space="preserve">Add &amp; Edit </w:t>
      </w:r>
      <w:r w:rsidR="00191493">
        <w:rPr>
          <w:sz w:val="28"/>
          <w:szCs w:val="28"/>
        </w:rPr>
        <w:t>Product</w:t>
      </w:r>
      <w:r>
        <w:rPr>
          <w:sz w:val="28"/>
          <w:szCs w:val="28"/>
        </w:rPr>
        <w:t xml:space="preserve"> </w:t>
      </w:r>
      <w:r w:rsidR="00DD5293" w:rsidRPr="00DD5293">
        <w:rPr>
          <w:sz w:val="28"/>
          <w:szCs w:val="28"/>
        </w:rPr>
        <w:t>Form</w:t>
      </w:r>
    </w:p>
    <w:p w:rsidR="00DD5293" w:rsidRPr="00DD5293" w:rsidRDefault="008B58A0" w:rsidP="00DD5293">
      <w:pPr>
        <w:widowControl w:val="0"/>
        <w:numPr>
          <w:ilvl w:val="0"/>
          <w:numId w:val="7"/>
        </w:numPr>
        <w:adjustRightInd w:val="0"/>
        <w:spacing w:line="360" w:lineRule="auto"/>
        <w:jc w:val="both"/>
        <w:textAlignment w:val="baseline"/>
        <w:rPr>
          <w:sz w:val="28"/>
          <w:szCs w:val="28"/>
        </w:rPr>
      </w:pPr>
      <w:r>
        <w:rPr>
          <w:sz w:val="28"/>
          <w:szCs w:val="28"/>
        </w:rPr>
        <w:t xml:space="preserve">Add &amp; Edit </w:t>
      </w:r>
      <w:r w:rsidR="00191493">
        <w:rPr>
          <w:sz w:val="28"/>
          <w:szCs w:val="28"/>
        </w:rPr>
        <w:t>Doctor</w:t>
      </w:r>
      <w:r>
        <w:rPr>
          <w:sz w:val="28"/>
          <w:szCs w:val="28"/>
        </w:rPr>
        <w:t xml:space="preserve"> </w:t>
      </w:r>
      <w:r w:rsidR="00DD5293" w:rsidRPr="00DD5293">
        <w:rPr>
          <w:sz w:val="28"/>
          <w:szCs w:val="28"/>
        </w:rPr>
        <w:t>Form</w:t>
      </w:r>
    </w:p>
    <w:p w:rsidR="00DD5293" w:rsidRDefault="006C4742" w:rsidP="00DD5293">
      <w:pPr>
        <w:widowControl w:val="0"/>
        <w:numPr>
          <w:ilvl w:val="0"/>
          <w:numId w:val="7"/>
        </w:numPr>
        <w:adjustRightInd w:val="0"/>
        <w:spacing w:line="360" w:lineRule="auto"/>
        <w:jc w:val="both"/>
        <w:textAlignment w:val="baseline"/>
        <w:rPr>
          <w:sz w:val="28"/>
          <w:szCs w:val="28"/>
        </w:rPr>
      </w:pPr>
      <w:r>
        <w:rPr>
          <w:sz w:val="28"/>
          <w:szCs w:val="28"/>
        </w:rPr>
        <w:t>Bill or Receipt printing</w:t>
      </w:r>
      <w:r w:rsidR="008B58A0">
        <w:rPr>
          <w:sz w:val="28"/>
          <w:szCs w:val="28"/>
        </w:rPr>
        <w:t xml:space="preserve"> &amp; </w:t>
      </w:r>
      <w:r>
        <w:rPr>
          <w:sz w:val="28"/>
          <w:szCs w:val="28"/>
        </w:rPr>
        <w:t>enquiry</w:t>
      </w:r>
      <w:r w:rsidR="00DD5293" w:rsidRPr="00DD5293">
        <w:rPr>
          <w:sz w:val="28"/>
          <w:szCs w:val="28"/>
        </w:rPr>
        <w:t xml:space="preserve"> Form</w:t>
      </w:r>
    </w:p>
    <w:p w:rsidR="008B58A0" w:rsidRDefault="008B58A0" w:rsidP="00DD5293">
      <w:pPr>
        <w:widowControl w:val="0"/>
        <w:numPr>
          <w:ilvl w:val="0"/>
          <w:numId w:val="7"/>
        </w:numPr>
        <w:adjustRightInd w:val="0"/>
        <w:spacing w:line="360" w:lineRule="auto"/>
        <w:jc w:val="both"/>
        <w:textAlignment w:val="baseline"/>
        <w:rPr>
          <w:sz w:val="28"/>
          <w:szCs w:val="28"/>
        </w:rPr>
      </w:pPr>
      <w:r>
        <w:rPr>
          <w:sz w:val="28"/>
          <w:szCs w:val="28"/>
        </w:rPr>
        <w:t>All Reports &amp; Receipt Form</w:t>
      </w:r>
    </w:p>
    <w:p w:rsidR="008B58A0" w:rsidRDefault="008B58A0" w:rsidP="00DD5293">
      <w:pPr>
        <w:widowControl w:val="0"/>
        <w:numPr>
          <w:ilvl w:val="0"/>
          <w:numId w:val="7"/>
        </w:numPr>
        <w:adjustRightInd w:val="0"/>
        <w:spacing w:line="360" w:lineRule="auto"/>
        <w:jc w:val="both"/>
        <w:textAlignment w:val="baseline"/>
        <w:rPr>
          <w:sz w:val="28"/>
          <w:szCs w:val="28"/>
        </w:rPr>
      </w:pPr>
      <w:r>
        <w:rPr>
          <w:sz w:val="28"/>
          <w:szCs w:val="28"/>
        </w:rPr>
        <w:t>Change Password</w:t>
      </w:r>
    </w:p>
    <w:p w:rsidR="008B58A0" w:rsidRDefault="008B58A0" w:rsidP="00DD5293">
      <w:pPr>
        <w:widowControl w:val="0"/>
        <w:numPr>
          <w:ilvl w:val="0"/>
          <w:numId w:val="7"/>
        </w:numPr>
        <w:adjustRightInd w:val="0"/>
        <w:spacing w:line="360" w:lineRule="auto"/>
        <w:jc w:val="both"/>
        <w:textAlignment w:val="baseline"/>
        <w:rPr>
          <w:sz w:val="28"/>
          <w:szCs w:val="28"/>
        </w:rPr>
      </w:pPr>
      <w:r>
        <w:rPr>
          <w:sz w:val="28"/>
          <w:szCs w:val="28"/>
        </w:rPr>
        <w:t>About Me</w:t>
      </w:r>
    </w:p>
    <w:p w:rsidR="006C4742" w:rsidRDefault="006C4742" w:rsidP="00DD5293">
      <w:pPr>
        <w:widowControl w:val="0"/>
        <w:numPr>
          <w:ilvl w:val="0"/>
          <w:numId w:val="7"/>
        </w:numPr>
        <w:adjustRightInd w:val="0"/>
        <w:spacing w:line="360" w:lineRule="auto"/>
        <w:jc w:val="both"/>
        <w:textAlignment w:val="baseline"/>
        <w:rPr>
          <w:sz w:val="28"/>
          <w:szCs w:val="28"/>
        </w:rPr>
      </w:pPr>
      <w:r>
        <w:rPr>
          <w:sz w:val="28"/>
          <w:szCs w:val="28"/>
        </w:rPr>
        <w:t>Loading form etc.</w:t>
      </w:r>
    </w:p>
    <w:p w:rsidR="006C4742" w:rsidRPr="00DD5293" w:rsidRDefault="006C4742" w:rsidP="006C4742">
      <w:pPr>
        <w:widowControl w:val="0"/>
        <w:adjustRightInd w:val="0"/>
        <w:spacing w:line="360" w:lineRule="auto"/>
        <w:ind w:left="2160"/>
        <w:jc w:val="both"/>
        <w:textAlignment w:val="baseline"/>
        <w:rPr>
          <w:sz w:val="28"/>
          <w:szCs w:val="28"/>
        </w:rPr>
      </w:pPr>
    </w:p>
    <w:p w:rsidR="00DD5293" w:rsidRPr="00DD5293" w:rsidRDefault="00DD5293" w:rsidP="00DD5293">
      <w:pPr>
        <w:spacing w:line="360" w:lineRule="auto"/>
        <w:ind w:left="1440"/>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D712AE" w:rsidRDefault="00D712AE" w:rsidP="00DD5293">
      <w:pPr>
        <w:spacing w:line="360" w:lineRule="auto"/>
        <w:rPr>
          <w:sz w:val="28"/>
          <w:szCs w:val="28"/>
        </w:rPr>
      </w:pPr>
    </w:p>
    <w:p w:rsidR="00D712AE" w:rsidRDefault="00D712AE" w:rsidP="00DD5293">
      <w:pPr>
        <w:spacing w:line="360" w:lineRule="auto"/>
        <w:rPr>
          <w:sz w:val="28"/>
          <w:szCs w:val="28"/>
        </w:rPr>
      </w:pPr>
    </w:p>
    <w:p w:rsidR="00D712AE" w:rsidRDefault="00D712AE" w:rsidP="00DD5293">
      <w:pPr>
        <w:spacing w:line="360" w:lineRule="auto"/>
        <w:rPr>
          <w:sz w:val="28"/>
          <w:szCs w:val="28"/>
        </w:rPr>
      </w:pPr>
    </w:p>
    <w:p w:rsidR="00D712AE" w:rsidRDefault="00D712AE"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Pr="00043BFE" w:rsidRDefault="00043BFE" w:rsidP="00BA3A46">
      <w:pPr>
        <w:pStyle w:val="ListParagraph"/>
        <w:ind w:left="0"/>
        <w:rPr>
          <w:b/>
          <w:sz w:val="32"/>
          <w:szCs w:val="32"/>
          <w:u w:val="single"/>
        </w:rPr>
      </w:pPr>
      <w:r>
        <w:rPr>
          <w:b/>
          <w:sz w:val="32"/>
          <w:szCs w:val="32"/>
        </w:rPr>
        <w:t xml:space="preserve">  </w:t>
      </w:r>
      <w:r w:rsidR="00BA3A46" w:rsidRPr="00043BFE">
        <w:rPr>
          <w:b/>
          <w:sz w:val="32"/>
          <w:szCs w:val="32"/>
          <w:u w:val="single"/>
        </w:rPr>
        <w:t>4.4 Methodology adopted:-</w:t>
      </w:r>
    </w:p>
    <w:p w:rsidR="00BA3A46" w:rsidRDefault="00BA3A46" w:rsidP="00BA3A46">
      <w:pPr>
        <w:ind w:firstLine="720"/>
        <w:rPr>
          <w:b/>
          <w:sz w:val="28"/>
          <w:szCs w:val="28"/>
        </w:rPr>
      </w:pPr>
    </w:p>
    <w:p w:rsidR="00BA3A46" w:rsidRDefault="00BA3A46" w:rsidP="00BA3A46">
      <w:pPr>
        <w:ind w:firstLine="720"/>
        <w:rPr>
          <w:b/>
          <w:sz w:val="28"/>
          <w:szCs w:val="28"/>
        </w:rPr>
      </w:pPr>
    </w:p>
    <w:p w:rsidR="00BA3A46" w:rsidRPr="00CF5BD8" w:rsidRDefault="00BA3A46" w:rsidP="00BA3A46">
      <w:pPr>
        <w:autoSpaceDE w:val="0"/>
        <w:autoSpaceDN w:val="0"/>
        <w:adjustRightInd w:val="0"/>
        <w:jc w:val="both"/>
        <w:rPr>
          <w:color w:val="000000"/>
          <w:sz w:val="28"/>
          <w:szCs w:val="28"/>
        </w:rPr>
      </w:pPr>
      <w:r>
        <w:rPr>
          <w:color w:val="000000"/>
        </w:rPr>
        <w:t xml:space="preserve"> </w:t>
      </w:r>
      <w:r w:rsidRPr="00CF5BD8">
        <w:rPr>
          <w:color w:val="000000"/>
          <w:sz w:val="28"/>
          <w:szCs w:val="28"/>
        </w:rPr>
        <w:t>This model is development combines the features of the prototyping model and the waterfall model. The spiral model is intended for large, expensive and complicated projects.</w:t>
      </w:r>
    </w:p>
    <w:p w:rsidR="00BA3A46" w:rsidRPr="00CF5BD8" w:rsidRDefault="00BA3A46" w:rsidP="00BA3A46">
      <w:pPr>
        <w:autoSpaceDE w:val="0"/>
        <w:autoSpaceDN w:val="0"/>
        <w:adjustRightInd w:val="0"/>
        <w:jc w:val="both"/>
        <w:rPr>
          <w:color w:val="000000"/>
          <w:sz w:val="28"/>
          <w:szCs w:val="28"/>
        </w:rPr>
      </w:pPr>
    </w:p>
    <w:p w:rsidR="00BA3A46" w:rsidRPr="00CF5BD8" w:rsidRDefault="00BA3A46" w:rsidP="00BA3A46">
      <w:pPr>
        <w:autoSpaceDE w:val="0"/>
        <w:autoSpaceDN w:val="0"/>
        <w:adjustRightInd w:val="0"/>
        <w:jc w:val="both"/>
        <w:rPr>
          <w:color w:val="000000"/>
          <w:sz w:val="28"/>
          <w:szCs w:val="28"/>
        </w:rPr>
      </w:pPr>
      <w:r w:rsidRPr="00CF5BD8">
        <w:rPr>
          <w:color w:val="000000"/>
          <w:sz w:val="28"/>
          <w:szCs w:val="28"/>
        </w:rPr>
        <w:t>The steps in the spiral model can be generated as follows:</w:t>
      </w:r>
    </w:p>
    <w:p w:rsidR="00BA3A46" w:rsidRPr="00CF5BD8" w:rsidRDefault="00BA3A46" w:rsidP="00BA3A46">
      <w:pPr>
        <w:autoSpaceDE w:val="0"/>
        <w:autoSpaceDN w:val="0"/>
        <w:adjustRightInd w:val="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The new system requirements are defined in as much detail as possible. This usually involves interviewing a number of users representing all the external or internal users and other aspects of the existing system.</w:t>
      </w:r>
    </w:p>
    <w:p w:rsidR="00BA3A46" w:rsidRPr="00CF5BD8" w:rsidRDefault="00BA3A46" w:rsidP="00BA3A46">
      <w:pPr>
        <w:pStyle w:val="ListParagraph"/>
        <w:autoSpaceDE w:val="0"/>
        <w:autoSpaceDN w:val="0"/>
        <w:adjustRightInd w:val="0"/>
        <w:ind w:left="36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A preliminary design is created for the new system.</w:t>
      </w:r>
    </w:p>
    <w:p w:rsidR="00BA3A46" w:rsidRPr="00CF5BD8" w:rsidRDefault="00BA3A46" w:rsidP="00BA3A46">
      <w:pPr>
        <w:pStyle w:val="ListParagraph"/>
        <w:autoSpaceDE w:val="0"/>
        <w:autoSpaceDN w:val="0"/>
        <w:adjustRightInd w:val="0"/>
        <w:ind w:left="36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A first prototype of the new system is constructed from the preliminary design. I.e. usually a scaled-down system, and represent an approximation of the characteristics of the final products.</w:t>
      </w:r>
    </w:p>
    <w:p w:rsidR="00BA3A46" w:rsidRPr="00CF5BD8" w:rsidRDefault="00BA3A46" w:rsidP="00BA3A46">
      <w:pPr>
        <w:pStyle w:val="ListParagraph"/>
        <w:autoSpaceDE w:val="0"/>
        <w:autoSpaceDN w:val="0"/>
        <w:adjustRightInd w:val="0"/>
        <w:ind w:left="36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A second prototype is evolved by the fourfold procedure:</w:t>
      </w:r>
    </w:p>
    <w:p w:rsidR="00BA3A46" w:rsidRPr="00CF5BD8" w:rsidRDefault="00BA3A46" w:rsidP="00BA3A46">
      <w:pPr>
        <w:pStyle w:val="ListParagraph"/>
        <w:autoSpaceDE w:val="0"/>
        <w:autoSpaceDN w:val="0"/>
        <w:adjustRightInd w:val="0"/>
        <w:ind w:left="36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Evaluating the first prototype in terms of its strengths, weakness and risks</w:t>
      </w:r>
    </w:p>
    <w:p w:rsidR="00BA3A46" w:rsidRPr="00CF5BD8" w:rsidRDefault="00BA3A46" w:rsidP="00BA3A46">
      <w:pPr>
        <w:pStyle w:val="ListParagraph"/>
        <w:autoSpaceDE w:val="0"/>
        <w:autoSpaceDN w:val="0"/>
        <w:adjustRightInd w:val="0"/>
        <w:ind w:left="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Defining the requirements of the second prototype.</w:t>
      </w:r>
    </w:p>
    <w:p w:rsidR="00BA3A46" w:rsidRPr="00CF5BD8" w:rsidRDefault="00BA3A46" w:rsidP="00BA3A46">
      <w:pPr>
        <w:pStyle w:val="ListParagraph"/>
        <w:autoSpaceDE w:val="0"/>
        <w:autoSpaceDN w:val="0"/>
        <w:adjustRightInd w:val="0"/>
        <w:ind w:left="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Planning and designing the second prototype.</w:t>
      </w:r>
    </w:p>
    <w:p w:rsidR="00BA3A46" w:rsidRPr="00CF5BD8" w:rsidRDefault="00BA3A46" w:rsidP="00BA3A46">
      <w:pPr>
        <w:pStyle w:val="ListParagraph"/>
        <w:autoSpaceDE w:val="0"/>
        <w:autoSpaceDN w:val="0"/>
        <w:adjustRightInd w:val="0"/>
        <w:ind w:left="0"/>
        <w:jc w:val="both"/>
        <w:rPr>
          <w:color w:val="000000"/>
          <w:sz w:val="28"/>
          <w:szCs w:val="28"/>
        </w:rPr>
      </w:pPr>
    </w:p>
    <w:p w:rsidR="00BA3A46" w:rsidRPr="00CF5BD8" w:rsidRDefault="00BA3A46" w:rsidP="00BA3A46">
      <w:pPr>
        <w:pStyle w:val="ListParagraph"/>
        <w:numPr>
          <w:ilvl w:val="0"/>
          <w:numId w:val="9"/>
        </w:numPr>
        <w:autoSpaceDE w:val="0"/>
        <w:autoSpaceDN w:val="0"/>
        <w:adjustRightInd w:val="0"/>
        <w:jc w:val="both"/>
        <w:rPr>
          <w:color w:val="000000"/>
          <w:sz w:val="28"/>
          <w:szCs w:val="28"/>
        </w:rPr>
      </w:pPr>
      <w:r w:rsidRPr="00CF5BD8">
        <w:rPr>
          <w:color w:val="000000"/>
          <w:sz w:val="28"/>
          <w:szCs w:val="28"/>
        </w:rPr>
        <w:t>Constructing and testing the second prototype.</w:t>
      </w:r>
    </w:p>
    <w:p w:rsidR="00BA3A46" w:rsidRPr="00CF5BD8" w:rsidRDefault="00BA3A46" w:rsidP="00BA3A46">
      <w:pPr>
        <w:pStyle w:val="ListParagraph"/>
        <w:autoSpaceDE w:val="0"/>
        <w:autoSpaceDN w:val="0"/>
        <w:adjustRightInd w:val="0"/>
        <w:ind w:left="360"/>
        <w:jc w:val="both"/>
        <w:rPr>
          <w:color w:val="000000"/>
          <w:sz w:val="28"/>
          <w:szCs w:val="28"/>
        </w:rPr>
      </w:pPr>
    </w:p>
    <w:p w:rsidR="00BA3A46" w:rsidRPr="00CF5BD8" w:rsidRDefault="00BA3A46" w:rsidP="00BA3A46">
      <w:pPr>
        <w:ind w:firstLine="720"/>
        <w:rPr>
          <w:sz w:val="28"/>
          <w:szCs w:val="28"/>
        </w:rPr>
      </w:pPr>
    </w:p>
    <w:p w:rsidR="00BA3A46" w:rsidRPr="00CF5BD8" w:rsidRDefault="00BA3A46" w:rsidP="00BA3A46">
      <w:pPr>
        <w:ind w:firstLine="720"/>
        <w:rPr>
          <w:sz w:val="28"/>
          <w:szCs w:val="28"/>
        </w:rPr>
      </w:pPr>
    </w:p>
    <w:p w:rsidR="00BA3A46" w:rsidRPr="00CF5BD8" w:rsidRDefault="00337066" w:rsidP="00043BFE">
      <w:pPr>
        <w:rPr>
          <w:sz w:val="28"/>
          <w:szCs w:val="28"/>
        </w:rPr>
      </w:pPr>
      <w:r>
        <w:rPr>
          <w:sz w:val="28"/>
          <w:szCs w:val="28"/>
        </w:rPr>
        <w:t xml:space="preserve"> </w:t>
      </w:r>
      <w:r w:rsidR="00BA3A46" w:rsidRPr="00CF5BD8">
        <w:rPr>
          <w:sz w:val="28"/>
          <w:szCs w:val="28"/>
        </w:rPr>
        <w:t xml:space="preserve">The team of the project follows a methodology as to which the project would be initiated. </w:t>
      </w:r>
      <w:r>
        <w:rPr>
          <w:sz w:val="28"/>
          <w:szCs w:val="28"/>
        </w:rPr>
        <w:t xml:space="preserve">     </w:t>
      </w:r>
      <w:r w:rsidR="00BA3A46" w:rsidRPr="00CF5BD8">
        <w:rPr>
          <w:sz w:val="28"/>
          <w:szCs w:val="28"/>
        </w:rPr>
        <w:t xml:space="preserve">The methodology adopted carries various approaches to be used in the project.  Data flow </w:t>
      </w:r>
      <w:r>
        <w:rPr>
          <w:sz w:val="28"/>
          <w:szCs w:val="28"/>
        </w:rPr>
        <w:t xml:space="preserve"> </w:t>
      </w:r>
      <w:r w:rsidR="00BA3A46" w:rsidRPr="00CF5BD8">
        <w:rPr>
          <w:sz w:val="28"/>
          <w:szCs w:val="28"/>
        </w:rPr>
        <w:t>Diagram, charts, flow charts are used to show the concept of the project.</w:t>
      </w:r>
    </w:p>
    <w:p w:rsidR="00BA3A46" w:rsidRPr="00CF5BD8" w:rsidRDefault="00BA3A46" w:rsidP="00BA3A46">
      <w:pPr>
        <w:ind w:firstLine="720"/>
        <w:rPr>
          <w:sz w:val="28"/>
          <w:szCs w:val="28"/>
        </w:rPr>
      </w:pPr>
    </w:p>
    <w:p w:rsidR="00063F7F" w:rsidRDefault="00063F7F" w:rsidP="00BA3A46">
      <w:pPr>
        <w:rPr>
          <w:b/>
          <w:sz w:val="28"/>
          <w:szCs w:val="28"/>
        </w:rPr>
      </w:pPr>
    </w:p>
    <w:p w:rsidR="00063F7F" w:rsidRDefault="00063F7F" w:rsidP="00BA3A46">
      <w:pPr>
        <w:rPr>
          <w:b/>
          <w:sz w:val="28"/>
          <w:szCs w:val="28"/>
        </w:rPr>
      </w:pPr>
    </w:p>
    <w:p w:rsidR="00063F7F" w:rsidRDefault="00063F7F" w:rsidP="00BA3A46">
      <w:pPr>
        <w:rPr>
          <w:b/>
          <w:sz w:val="28"/>
          <w:szCs w:val="28"/>
        </w:rPr>
      </w:pPr>
    </w:p>
    <w:p w:rsidR="006C4742" w:rsidRDefault="006C4742" w:rsidP="00BA3A46">
      <w:pPr>
        <w:rPr>
          <w:b/>
          <w:sz w:val="28"/>
          <w:szCs w:val="28"/>
        </w:rPr>
      </w:pPr>
    </w:p>
    <w:p w:rsidR="00063F7F" w:rsidRDefault="00063F7F" w:rsidP="00BA3A46">
      <w:pPr>
        <w:rPr>
          <w:b/>
          <w:sz w:val="28"/>
          <w:szCs w:val="28"/>
        </w:rPr>
      </w:pPr>
    </w:p>
    <w:p w:rsidR="00E72E30" w:rsidRDefault="00E72E30" w:rsidP="00BA3A46">
      <w:pPr>
        <w:rPr>
          <w:b/>
          <w:sz w:val="28"/>
          <w:szCs w:val="28"/>
        </w:rPr>
      </w:pPr>
    </w:p>
    <w:p w:rsidR="00BA3A46" w:rsidRPr="00AC39E9" w:rsidRDefault="00E72E30" w:rsidP="00BA3A46">
      <w:pPr>
        <w:rPr>
          <w:b/>
          <w:sz w:val="28"/>
          <w:szCs w:val="28"/>
        </w:rPr>
      </w:pPr>
      <w:r>
        <w:rPr>
          <w:b/>
          <w:sz w:val="28"/>
          <w:szCs w:val="28"/>
        </w:rPr>
        <w:t xml:space="preserve">     </w:t>
      </w:r>
      <w:r w:rsidR="00BA3A46" w:rsidRPr="00AC39E9">
        <w:rPr>
          <w:b/>
          <w:sz w:val="28"/>
          <w:szCs w:val="28"/>
        </w:rPr>
        <w:t>The various methodologies adopted are:</w:t>
      </w:r>
      <w:r w:rsidR="00BA3A46">
        <w:rPr>
          <w:b/>
          <w:sz w:val="28"/>
          <w:szCs w:val="28"/>
        </w:rPr>
        <w:t>-</w:t>
      </w:r>
    </w:p>
    <w:p w:rsidR="00BA3A46" w:rsidRPr="003712FF" w:rsidRDefault="00BA3A46" w:rsidP="00BA3A46">
      <w:pPr>
        <w:ind w:firstLine="720"/>
      </w:pPr>
    </w:p>
    <w:p w:rsidR="00BA3A46" w:rsidRPr="00CF5BD8" w:rsidRDefault="00BA3A46" w:rsidP="00BA3A46">
      <w:pPr>
        <w:numPr>
          <w:ilvl w:val="0"/>
          <w:numId w:val="8"/>
        </w:numPr>
        <w:spacing w:after="200" w:line="276" w:lineRule="auto"/>
        <w:rPr>
          <w:sz w:val="28"/>
          <w:szCs w:val="28"/>
        </w:rPr>
      </w:pPr>
      <w:r w:rsidRPr="00CF5BD8">
        <w:rPr>
          <w:sz w:val="28"/>
          <w:szCs w:val="28"/>
          <w:u w:val="single"/>
        </w:rPr>
        <w:t>Data flow diagram</w:t>
      </w:r>
      <w:r w:rsidRPr="00CF5BD8">
        <w:rPr>
          <w:sz w:val="28"/>
          <w:szCs w:val="28"/>
        </w:rPr>
        <w:t>: Data flow diagram is used to depict the transaction of the data, processing of the data and flow of data. It also shows the relationship between entities.</w:t>
      </w:r>
    </w:p>
    <w:p w:rsidR="00BA3A46" w:rsidRPr="00CF5BD8" w:rsidRDefault="00BA3A46" w:rsidP="00BA3A46">
      <w:pPr>
        <w:numPr>
          <w:ilvl w:val="0"/>
          <w:numId w:val="8"/>
        </w:numPr>
        <w:spacing w:after="200" w:line="276" w:lineRule="auto"/>
        <w:rPr>
          <w:sz w:val="28"/>
          <w:szCs w:val="28"/>
        </w:rPr>
      </w:pPr>
      <w:r w:rsidRPr="00CF5BD8">
        <w:rPr>
          <w:sz w:val="28"/>
          <w:szCs w:val="28"/>
          <w:u w:val="single"/>
        </w:rPr>
        <w:t>Charts</w:t>
      </w:r>
      <w:r w:rsidRPr="00CF5BD8">
        <w:rPr>
          <w:sz w:val="28"/>
          <w:szCs w:val="28"/>
        </w:rPr>
        <w:t>: Chart represents the picture of the project structure which includes organization and system structure.</w:t>
      </w:r>
    </w:p>
    <w:p w:rsidR="00BA3A46" w:rsidRPr="00CF5BD8" w:rsidRDefault="00BA3A46" w:rsidP="00BA3A46">
      <w:pPr>
        <w:numPr>
          <w:ilvl w:val="0"/>
          <w:numId w:val="8"/>
        </w:numPr>
        <w:spacing w:after="200" w:line="276" w:lineRule="auto"/>
        <w:rPr>
          <w:sz w:val="28"/>
          <w:szCs w:val="28"/>
        </w:rPr>
      </w:pPr>
      <w:r w:rsidRPr="00CF5BD8">
        <w:rPr>
          <w:sz w:val="28"/>
          <w:szCs w:val="28"/>
          <w:u w:val="single"/>
        </w:rPr>
        <w:t>Flow chart</w:t>
      </w:r>
      <w:r w:rsidRPr="00CF5BD8">
        <w:rPr>
          <w:sz w:val="28"/>
          <w:szCs w:val="28"/>
        </w:rPr>
        <w:t>: Flow chart is the pictorial representation of the complete flow of the project. It shows   the sequence and the direction of the project.</w:t>
      </w: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Default="00BA3A46" w:rsidP="00DD5293">
      <w:pPr>
        <w:spacing w:line="360" w:lineRule="auto"/>
        <w:rPr>
          <w:sz w:val="28"/>
          <w:szCs w:val="28"/>
        </w:rPr>
      </w:pPr>
    </w:p>
    <w:p w:rsidR="00BA3A46" w:rsidRPr="00AC39E9" w:rsidRDefault="00337066" w:rsidP="00BA3A46">
      <w:pPr>
        <w:pStyle w:val="ListParagraph"/>
        <w:ind w:left="0"/>
        <w:rPr>
          <w:b/>
          <w:sz w:val="28"/>
          <w:szCs w:val="28"/>
          <w:u w:val="single"/>
        </w:rPr>
      </w:pPr>
      <w:r w:rsidRPr="00337066">
        <w:rPr>
          <w:b/>
          <w:sz w:val="28"/>
          <w:szCs w:val="28"/>
        </w:rPr>
        <w:t xml:space="preserve">   </w:t>
      </w:r>
      <w:r w:rsidR="00BA3A46" w:rsidRPr="00AC39E9">
        <w:rPr>
          <w:b/>
          <w:sz w:val="28"/>
          <w:szCs w:val="28"/>
          <w:u w:val="single"/>
        </w:rPr>
        <w:t>4</w:t>
      </w:r>
      <w:r w:rsidR="00BA3A46">
        <w:rPr>
          <w:b/>
          <w:sz w:val="28"/>
          <w:szCs w:val="28"/>
          <w:u w:val="single"/>
        </w:rPr>
        <w:t>.5</w:t>
      </w:r>
      <w:r w:rsidR="00BA3A46" w:rsidRPr="00AC39E9">
        <w:rPr>
          <w:b/>
          <w:sz w:val="28"/>
          <w:szCs w:val="28"/>
          <w:u w:val="single"/>
        </w:rPr>
        <w:t xml:space="preserve"> System Implementation</w:t>
      </w:r>
      <w:r w:rsidR="00BA3A46">
        <w:rPr>
          <w:b/>
          <w:sz w:val="28"/>
          <w:szCs w:val="28"/>
          <w:u w:val="single"/>
        </w:rPr>
        <w:t>:-</w:t>
      </w:r>
    </w:p>
    <w:p w:rsidR="00BA3A46" w:rsidRDefault="00BA3A46" w:rsidP="00BA3A46">
      <w:pPr>
        <w:pStyle w:val="ListParagraph"/>
        <w:ind w:left="360"/>
        <w:rPr>
          <w:sz w:val="28"/>
          <w:szCs w:val="28"/>
          <w:u w:val="single"/>
        </w:rPr>
      </w:pPr>
    </w:p>
    <w:p w:rsidR="00BA3A46" w:rsidRPr="00323906" w:rsidRDefault="00BA3A46" w:rsidP="00BA3A46">
      <w:pPr>
        <w:pStyle w:val="ListParagraph"/>
        <w:tabs>
          <w:tab w:val="left" w:pos="90"/>
          <w:tab w:val="left" w:pos="630"/>
        </w:tabs>
        <w:ind w:left="0"/>
        <w:jc w:val="both"/>
        <w:rPr>
          <w:sz w:val="28"/>
          <w:szCs w:val="28"/>
        </w:rPr>
      </w:pPr>
      <w:r w:rsidRPr="00323906">
        <w:rPr>
          <w:sz w:val="28"/>
          <w:szCs w:val="28"/>
        </w:rPr>
        <w:t xml:space="preserve">   The system implementation is very effective of the project to the system requirement data. It is a system requirement implementation of the system analysis. System requirement of the data to the system maintenance and data recovery</w:t>
      </w:r>
    </w:p>
    <w:p w:rsidR="00BA3A46" w:rsidRPr="00323906" w:rsidRDefault="00BA3A46" w:rsidP="00BA3A46">
      <w:pPr>
        <w:ind w:left="720"/>
        <w:jc w:val="both"/>
        <w:rPr>
          <w:sz w:val="28"/>
          <w:szCs w:val="28"/>
          <w:u w:color="003300"/>
        </w:rPr>
      </w:pPr>
    </w:p>
    <w:p w:rsidR="00BA3A46" w:rsidRPr="00323906" w:rsidRDefault="00BA3A46" w:rsidP="00BA3A46">
      <w:pPr>
        <w:jc w:val="both"/>
        <w:rPr>
          <w:sz w:val="28"/>
          <w:szCs w:val="28"/>
          <w:u w:color="003300"/>
        </w:rPr>
      </w:pPr>
      <w:r w:rsidRPr="00323906">
        <w:rPr>
          <w:sz w:val="28"/>
          <w:szCs w:val="28"/>
          <w:u w:color="003300"/>
        </w:rPr>
        <w:t>After getting our project coding complete we have to get the project Implemented on system for use, therefore to implement our project following should be done:</w:t>
      </w:r>
    </w:p>
    <w:p w:rsidR="00BA3A46" w:rsidRDefault="00BA3A46" w:rsidP="00BA3A46">
      <w:pPr>
        <w:ind w:left="720"/>
        <w:jc w:val="both"/>
        <w:rPr>
          <w:u w:color="003300"/>
        </w:rPr>
      </w:pPr>
    </w:p>
    <w:p w:rsidR="00BA3A46" w:rsidRPr="0059666E" w:rsidRDefault="00BA3A46" w:rsidP="00BA3A46">
      <w:pPr>
        <w:ind w:left="720"/>
        <w:jc w:val="both"/>
        <w:rPr>
          <w:u w:color="003300"/>
        </w:rPr>
      </w:pPr>
    </w:p>
    <w:p w:rsidR="00BA3A46" w:rsidRPr="00CF5BD8" w:rsidRDefault="000E70C3" w:rsidP="00BA3A46">
      <w:pPr>
        <w:numPr>
          <w:ilvl w:val="0"/>
          <w:numId w:val="10"/>
        </w:numPr>
        <w:jc w:val="both"/>
        <w:rPr>
          <w:sz w:val="32"/>
          <w:szCs w:val="32"/>
          <w:u w:val="single"/>
        </w:rPr>
      </w:pPr>
      <w:r w:rsidRPr="00CF5BD8">
        <w:rPr>
          <w:sz w:val="32"/>
          <w:szCs w:val="32"/>
          <w:u w:color="003300"/>
        </w:rPr>
        <w:t xml:space="preserve">MS </w:t>
      </w:r>
      <w:r>
        <w:rPr>
          <w:sz w:val="32"/>
          <w:szCs w:val="32"/>
          <w:u w:color="003300"/>
        </w:rPr>
        <w:t>Access</w:t>
      </w:r>
      <w:r w:rsidR="000F6BB8">
        <w:rPr>
          <w:sz w:val="32"/>
          <w:szCs w:val="32"/>
          <w:u w:color="003300"/>
        </w:rPr>
        <w:t xml:space="preserve"> 2007</w:t>
      </w:r>
      <w:r w:rsidR="00BA3A46" w:rsidRPr="00CF5BD8">
        <w:rPr>
          <w:sz w:val="32"/>
          <w:szCs w:val="32"/>
          <w:u w:color="003300"/>
        </w:rPr>
        <w:t xml:space="preserve"> should be installed with appropriate Database.</w:t>
      </w:r>
    </w:p>
    <w:p w:rsidR="00BA3A46" w:rsidRPr="0059666E" w:rsidRDefault="00BA3A46" w:rsidP="00BA3A46">
      <w:pPr>
        <w:ind w:left="360"/>
        <w:jc w:val="both"/>
        <w:rPr>
          <w:u w:val="single"/>
        </w:rPr>
      </w:pPr>
    </w:p>
    <w:p w:rsidR="00BA3A46" w:rsidRPr="00C75CE8" w:rsidRDefault="00BA3A46" w:rsidP="00BA3A46">
      <w:pPr>
        <w:pStyle w:val="ListParagraph"/>
        <w:ind w:left="360"/>
        <w:jc w:val="both"/>
        <w:rPr>
          <w:sz w:val="28"/>
          <w:szCs w:val="28"/>
          <w:u w:val="single"/>
        </w:rPr>
      </w:pPr>
    </w:p>
    <w:p w:rsidR="00BA3A46" w:rsidRPr="00CF5BD8" w:rsidRDefault="00BA3A46" w:rsidP="00BA3A46">
      <w:pPr>
        <w:pStyle w:val="ListParagraph"/>
        <w:ind w:left="0"/>
        <w:jc w:val="both"/>
        <w:rPr>
          <w:sz w:val="28"/>
          <w:szCs w:val="28"/>
        </w:rPr>
      </w:pPr>
      <w:r w:rsidRPr="00CF5BD8">
        <w:rPr>
          <w:sz w:val="28"/>
          <w:szCs w:val="28"/>
        </w:rPr>
        <w:t>Operation implied by a message that is passed to an object. Implementation details include information about the object’s private part; that is, internal details about the data structure that describe the object’s attributes and procedural details that describe operations.</w:t>
      </w:r>
    </w:p>
    <w:p w:rsidR="00BA3A46" w:rsidRPr="00CF5BD8" w:rsidRDefault="00BA3A46" w:rsidP="00BA3A46">
      <w:pPr>
        <w:pStyle w:val="ListParagraph"/>
        <w:ind w:left="360"/>
        <w:rPr>
          <w:sz w:val="28"/>
          <w:szCs w:val="28"/>
          <w:u w:val="single"/>
        </w:rPr>
      </w:pPr>
      <w:r w:rsidRPr="00CF5BD8">
        <w:rPr>
          <w:sz w:val="28"/>
          <w:szCs w:val="28"/>
        </w:rPr>
        <w:t>An Implementation description that shows implementation details for each</w:t>
      </w:r>
    </w:p>
    <w:p w:rsidR="00BA3A46" w:rsidRPr="00CF5BD8" w:rsidRDefault="00BA3A46" w:rsidP="00BA3A46">
      <w:pPr>
        <w:pStyle w:val="ListParagraph"/>
        <w:ind w:left="360"/>
        <w:rPr>
          <w:sz w:val="28"/>
          <w:szCs w:val="28"/>
          <w:u w:val="single"/>
        </w:rPr>
      </w:pPr>
    </w:p>
    <w:p w:rsidR="00BA3A46" w:rsidRDefault="00BA3A46" w:rsidP="00BA3A46">
      <w:pPr>
        <w:spacing w:line="360" w:lineRule="auto"/>
        <w:rPr>
          <w:sz w:val="28"/>
          <w:szCs w:val="28"/>
        </w:rPr>
      </w:pPr>
      <w:r w:rsidRPr="00CF5BD8">
        <w:rPr>
          <w:sz w:val="28"/>
          <w:szCs w:val="28"/>
        </w:rPr>
        <w:t>The protocol description is nothing more than a set of message and a corresponding comment for each message.</w:t>
      </w:r>
    </w:p>
    <w:p w:rsidR="00BA3A46" w:rsidRPr="00DD5293" w:rsidRDefault="00BA3A46" w:rsidP="00BA3A46">
      <w:pPr>
        <w:spacing w:line="360" w:lineRule="auto"/>
        <w:rPr>
          <w:sz w:val="28"/>
          <w:szCs w:val="28"/>
        </w:rPr>
      </w:pPr>
      <w:r w:rsidRPr="00CF5BD8">
        <w:rPr>
          <w:sz w:val="28"/>
          <w:szCs w:val="28"/>
        </w:rPr>
        <w:t xml:space="preserve"> For example</w:t>
      </w:r>
      <w:r w:rsidR="000E70C3" w:rsidRPr="00CF5BD8">
        <w:rPr>
          <w:sz w:val="28"/>
          <w:szCs w:val="28"/>
        </w:rPr>
        <w:t>,</w:t>
      </w:r>
      <w:r w:rsidR="000E70C3">
        <w:rPr>
          <w:sz w:val="28"/>
          <w:szCs w:val="28"/>
        </w:rPr>
        <w:t xml:space="preserve"> </w:t>
      </w:r>
      <w:r w:rsidR="000E70C3" w:rsidRPr="00CF5BD8">
        <w:rPr>
          <w:sz w:val="28"/>
          <w:szCs w:val="28"/>
        </w:rPr>
        <w:t>a</w:t>
      </w:r>
      <w:r w:rsidRPr="00CF5BD8">
        <w:rPr>
          <w:sz w:val="28"/>
          <w:szCs w:val="28"/>
        </w:rPr>
        <w:t xml:space="preserve"> portion of the protocol description for the object of Database</w:t>
      </w:r>
      <w:r>
        <w:t>.</w:t>
      </w:r>
      <w:r>
        <w:rPr>
          <w:sz w:val="28"/>
          <w:szCs w:val="28"/>
          <w:u w:val="single"/>
        </w:rPr>
        <w:br w:type="page"/>
      </w:r>
    </w:p>
    <w:p w:rsidR="00BA3A46" w:rsidRPr="004A4211" w:rsidRDefault="00337066" w:rsidP="00BA3A46">
      <w:pPr>
        <w:pStyle w:val="ListParagraph"/>
        <w:ind w:left="0"/>
        <w:jc w:val="both"/>
        <w:rPr>
          <w:sz w:val="24"/>
          <w:szCs w:val="24"/>
        </w:rPr>
      </w:pPr>
      <w:r w:rsidRPr="00337066">
        <w:rPr>
          <w:sz w:val="32"/>
          <w:szCs w:val="32"/>
        </w:rPr>
        <w:lastRenderedPageBreak/>
        <w:t xml:space="preserve">  </w:t>
      </w:r>
      <w:r w:rsidR="00BA3A46" w:rsidRPr="00AC39E9">
        <w:rPr>
          <w:sz w:val="32"/>
          <w:szCs w:val="32"/>
          <w:u w:val="single"/>
        </w:rPr>
        <w:t xml:space="preserve">5. </w:t>
      </w:r>
      <w:r w:rsidR="00BA3A46" w:rsidRPr="00AC39E9">
        <w:rPr>
          <w:b/>
          <w:sz w:val="32"/>
          <w:szCs w:val="32"/>
          <w:u w:val="single"/>
        </w:rPr>
        <w:t>Details of Hardware &amp;Software requirements:-</w:t>
      </w:r>
    </w:p>
    <w:p w:rsidR="00BA3A46" w:rsidRDefault="00BA3A46" w:rsidP="00BA3A46">
      <w:pPr>
        <w:pStyle w:val="ListParagraph"/>
        <w:ind w:left="0"/>
        <w:rPr>
          <w:sz w:val="24"/>
        </w:rPr>
      </w:pPr>
    </w:p>
    <w:p w:rsidR="00BA3A46" w:rsidRDefault="00BA3A46" w:rsidP="00BA3A46">
      <w:pPr>
        <w:pStyle w:val="ListParagraph"/>
        <w:ind w:left="0"/>
        <w:rPr>
          <w:sz w:val="24"/>
        </w:rPr>
      </w:pPr>
    </w:p>
    <w:p w:rsidR="00BA3A46" w:rsidRPr="004A4211" w:rsidRDefault="00337066" w:rsidP="00BA3A46">
      <w:pPr>
        <w:pStyle w:val="ListParagraph"/>
        <w:ind w:left="0"/>
        <w:rPr>
          <w:b/>
          <w:sz w:val="28"/>
          <w:szCs w:val="28"/>
          <w:u w:val="single"/>
        </w:rPr>
      </w:pPr>
      <w:r w:rsidRPr="00337066">
        <w:rPr>
          <w:b/>
          <w:sz w:val="28"/>
          <w:szCs w:val="28"/>
        </w:rPr>
        <w:t xml:space="preserve">  </w:t>
      </w:r>
      <w:r w:rsidR="00BA3A46" w:rsidRPr="004A4211">
        <w:rPr>
          <w:b/>
          <w:sz w:val="28"/>
          <w:szCs w:val="28"/>
          <w:u w:val="single"/>
        </w:rPr>
        <w:t>System Requirement:</w:t>
      </w:r>
    </w:p>
    <w:p w:rsidR="00BA3A46" w:rsidRPr="00177151" w:rsidRDefault="00BA3A46" w:rsidP="00BA3A46">
      <w:pPr>
        <w:pStyle w:val="ListParagraph"/>
        <w:ind w:left="0"/>
        <w:rPr>
          <w:sz w:val="32"/>
          <w:szCs w:val="32"/>
          <w:u w:val="single"/>
        </w:rPr>
      </w:pPr>
    </w:p>
    <w:p w:rsidR="00BA3A46" w:rsidRPr="00177151" w:rsidRDefault="00BA3A46" w:rsidP="00BA3A46">
      <w:pPr>
        <w:pStyle w:val="ListParagraph"/>
        <w:ind w:left="360"/>
        <w:rPr>
          <w:sz w:val="24"/>
        </w:rPr>
      </w:pPr>
    </w:p>
    <w:p w:rsidR="00BA3A46" w:rsidRPr="004A4211" w:rsidRDefault="00BA3A46" w:rsidP="00BA3A46">
      <w:pPr>
        <w:pStyle w:val="ListParagraph"/>
        <w:numPr>
          <w:ilvl w:val="0"/>
          <w:numId w:val="11"/>
        </w:numPr>
        <w:rPr>
          <w:b/>
          <w:sz w:val="28"/>
          <w:szCs w:val="28"/>
        </w:rPr>
      </w:pPr>
      <w:r w:rsidRPr="004A4211">
        <w:rPr>
          <w:b/>
          <w:sz w:val="28"/>
          <w:szCs w:val="28"/>
          <w:u w:val="single"/>
        </w:rPr>
        <w:t>Hardware Specification:-</w:t>
      </w:r>
    </w:p>
    <w:p w:rsidR="00BA3A46" w:rsidRPr="00177151" w:rsidRDefault="00BA3A46" w:rsidP="00BA3A46">
      <w:pPr>
        <w:pStyle w:val="ListParagraph"/>
        <w:ind w:left="792"/>
        <w:rPr>
          <w:sz w:val="28"/>
          <w:szCs w:val="28"/>
        </w:rPr>
      </w:pPr>
    </w:p>
    <w:p w:rsidR="00BA3A46" w:rsidRPr="00CF5BD8" w:rsidRDefault="00BA3A46" w:rsidP="00BA3A46">
      <w:pPr>
        <w:pStyle w:val="ListParagraph"/>
        <w:ind w:left="792"/>
        <w:jc w:val="both"/>
        <w:rPr>
          <w:sz w:val="28"/>
          <w:szCs w:val="28"/>
        </w:rPr>
      </w:pPr>
      <w:r w:rsidRPr="00177151">
        <w:rPr>
          <w:sz w:val="28"/>
          <w:szCs w:val="28"/>
        </w:rPr>
        <w:tab/>
      </w:r>
      <w:r w:rsidRPr="00177151">
        <w:rPr>
          <w:sz w:val="28"/>
          <w:szCs w:val="28"/>
        </w:rPr>
        <w:tab/>
      </w:r>
      <w:r w:rsidRPr="00CF5BD8">
        <w:rPr>
          <w:sz w:val="28"/>
          <w:szCs w:val="28"/>
        </w:rPr>
        <w:t>It is recommended that the minimum configuration for clients is as appended below:-</w:t>
      </w:r>
    </w:p>
    <w:p w:rsidR="00BA3A46" w:rsidRPr="00CF5BD8" w:rsidRDefault="00BA3A46" w:rsidP="00BA3A46">
      <w:pPr>
        <w:pStyle w:val="ListParagraph"/>
        <w:ind w:left="792"/>
        <w:rPr>
          <w:sz w:val="28"/>
          <w:szCs w:val="28"/>
          <w:u w:val="single"/>
        </w:rPr>
      </w:pPr>
    </w:p>
    <w:p w:rsidR="00BA3A46" w:rsidRPr="00CF5BD8" w:rsidRDefault="00BA3A46" w:rsidP="00BA3A46">
      <w:pPr>
        <w:ind w:left="720"/>
        <w:jc w:val="both"/>
        <w:rPr>
          <w:color w:val="000000"/>
          <w:sz w:val="28"/>
          <w:szCs w:val="28"/>
        </w:rPr>
      </w:pPr>
      <w:r w:rsidRPr="00CF5BD8">
        <w:rPr>
          <w:color w:val="000000"/>
          <w:sz w:val="28"/>
          <w:szCs w:val="28"/>
        </w:rPr>
        <w:t>Suggested Configuration of Windows clients:-</w:t>
      </w:r>
    </w:p>
    <w:p w:rsidR="00BA3A46" w:rsidRPr="00CF5BD8" w:rsidRDefault="00BA3A46" w:rsidP="00BA3A46">
      <w:pPr>
        <w:ind w:left="720"/>
        <w:jc w:val="both"/>
        <w:rPr>
          <w:color w:val="000000"/>
          <w:sz w:val="28"/>
          <w:szCs w:val="28"/>
        </w:rPr>
      </w:pPr>
    </w:p>
    <w:p w:rsidR="00BA3A46" w:rsidRPr="00CF5BD8" w:rsidRDefault="00BA3A46" w:rsidP="00BA3A46">
      <w:pPr>
        <w:ind w:left="720"/>
        <w:jc w:val="both"/>
        <w:rPr>
          <w:color w:val="000000"/>
          <w:sz w:val="28"/>
          <w:szCs w:val="28"/>
        </w:rPr>
      </w:pPr>
      <w:r w:rsidRPr="00CF5BD8">
        <w:rPr>
          <w:color w:val="000000"/>
          <w:sz w:val="28"/>
          <w:szCs w:val="28"/>
        </w:rPr>
        <w:t>Microprocessor</w:t>
      </w:r>
      <w:r w:rsidRPr="00CF5BD8">
        <w:rPr>
          <w:color w:val="000000"/>
          <w:sz w:val="28"/>
          <w:szCs w:val="28"/>
        </w:rPr>
        <w:tab/>
      </w:r>
      <w:r w:rsidRPr="00CF5BD8">
        <w:rPr>
          <w:color w:val="000000"/>
          <w:sz w:val="28"/>
          <w:szCs w:val="28"/>
        </w:rPr>
        <w:tab/>
      </w:r>
      <w:r w:rsidRPr="00CF5BD8">
        <w:rPr>
          <w:color w:val="000000"/>
          <w:sz w:val="28"/>
          <w:szCs w:val="28"/>
        </w:rPr>
        <w:tab/>
        <w:t>: Pentium-4 class processor, 2.2 GHz</w:t>
      </w:r>
    </w:p>
    <w:p w:rsidR="00BA3A46" w:rsidRPr="00CF5BD8" w:rsidRDefault="00BA3A46" w:rsidP="00BA3A46">
      <w:pPr>
        <w:ind w:left="720"/>
        <w:jc w:val="both"/>
        <w:rPr>
          <w:color w:val="000000"/>
          <w:sz w:val="28"/>
          <w:szCs w:val="28"/>
        </w:rPr>
      </w:pPr>
      <w:r w:rsidRPr="00CF5BD8">
        <w:rPr>
          <w:color w:val="000000"/>
          <w:sz w:val="28"/>
          <w:szCs w:val="28"/>
        </w:rPr>
        <w:t>Ram</w:t>
      </w:r>
      <w:r w:rsidRPr="00CF5BD8">
        <w:rPr>
          <w:color w:val="000000"/>
          <w:sz w:val="28"/>
          <w:szCs w:val="28"/>
        </w:rPr>
        <w:tab/>
      </w:r>
      <w:r w:rsidRPr="00CF5BD8">
        <w:rPr>
          <w:color w:val="000000"/>
          <w:sz w:val="28"/>
          <w:szCs w:val="28"/>
        </w:rPr>
        <w:tab/>
      </w:r>
      <w:r w:rsidRPr="00CF5BD8">
        <w:rPr>
          <w:color w:val="000000"/>
          <w:sz w:val="28"/>
          <w:szCs w:val="28"/>
        </w:rPr>
        <w:tab/>
      </w:r>
      <w:r w:rsidRPr="00CF5BD8">
        <w:rPr>
          <w:color w:val="000000"/>
          <w:sz w:val="28"/>
          <w:szCs w:val="28"/>
        </w:rPr>
        <w:tab/>
      </w:r>
      <w:r w:rsidRPr="00CF5BD8">
        <w:rPr>
          <w:color w:val="000000"/>
          <w:sz w:val="28"/>
          <w:szCs w:val="28"/>
        </w:rPr>
        <w:tab/>
        <w:t>:</w:t>
      </w:r>
      <w:r>
        <w:rPr>
          <w:color w:val="000000"/>
          <w:sz w:val="28"/>
          <w:szCs w:val="28"/>
        </w:rPr>
        <w:t xml:space="preserve"> 1GB</w:t>
      </w:r>
      <w:r w:rsidRPr="00CF5BD8">
        <w:rPr>
          <w:color w:val="000000"/>
          <w:sz w:val="28"/>
          <w:szCs w:val="28"/>
        </w:rPr>
        <w:t xml:space="preserve"> of RAM</w:t>
      </w:r>
      <w:r>
        <w:rPr>
          <w:color w:val="000000"/>
          <w:sz w:val="28"/>
          <w:szCs w:val="28"/>
        </w:rPr>
        <w:t>.</w:t>
      </w:r>
    </w:p>
    <w:p w:rsidR="00BA3A46" w:rsidRPr="00CF5BD8" w:rsidRDefault="00BA3A46" w:rsidP="00BA3A46">
      <w:pPr>
        <w:ind w:left="720"/>
        <w:jc w:val="both"/>
        <w:rPr>
          <w:color w:val="000000"/>
          <w:sz w:val="28"/>
          <w:szCs w:val="28"/>
        </w:rPr>
      </w:pPr>
      <w:r w:rsidRPr="00CF5BD8">
        <w:rPr>
          <w:color w:val="000000"/>
          <w:sz w:val="28"/>
          <w:szCs w:val="28"/>
        </w:rPr>
        <w:t>Hard Disk</w:t>
      </w:r>
      <w:r w:rsidRPr="00CF5BD8">
        <w:rPr>
          <w:color w:val="000000"/>
          <w:sz w:val="28"/>
          <w:szCs w:val="28"/>
        </w:rPr>
        <w:tab/>
      </w:r>
      <w:r w:rsidRPr="00CF5BD8">
        <w:rPr>
          <w:color w:val="000000"/>
          <w:sz w:val="28"/>
          <w:szCs w:val="28"/>
        </w:rPr>
        <w:tab/>
      </w:r>
      <w:r w:rsidRPr="00CF5BD8">
        <w:rPr>
          <w:color w:val="000000"/>
          <w:sz w:val="28"/>
          <w:szCs w:val="28"/>
        </w:rPr>
        <w:tab/>
      </w:r>
      <w:r w:rsidRPr="00CF5BD8">
        <w:rPr>
          <w:color w:val="000000"/>
          <w:sz w:val="28"/>
          <w:szCs w:val="28"/>
        </w:rPr>
        <w:tab/>
        <w:t xml:space="preserve">: 10 gigabytes (GB) on installation drive, </w:t>
      </w:r>
      <w:r w:rsidRPr="00CF5BD8">
        <w:rPr>
          <w:color w:val="000000"/>
          <w:sz w:val="28"/>
          <w:szCs w:val="28"/>
        </w:rPr>
        <w:tab/>
      </w:r>
      <w:r w:rsidRPr="00CF5BD8">
        <w:rPr>
          <w:color w:val="000000"/>
          <w:sz w:val="28"/>
          <w:szCs w:val="28"/>
        </w:rPr>
        <w:tab/>
      </w:r>
      <w:r w:rsidRPr="00CF5BD8">
        <w:rPr>
          <w:color w:val="000000"/>
          <w:sz w:val="28"/>
          <w:szCs w:val="28"/>
        </w:rPr>
        <w:tab/>
      </w:r>
      <w:r w:rsidRPr="00CF5BD8">
        <w:rPr>
          <w:color w:val="000000"/>
          <w:sz w:val="28"/>
          <w:szCs w:val="28"/>
        </w:rPr>
        <w:tab/>
      </w:r>
      <w:r w:rsidRPr="00CF5BD8">
        <w:rPr>
          <w:color w:val="000000"/>
          <w:sz w:val="28"/>
          <w:szCs w:val="28"/>
        </w:rPr>
        <w:tab/>
        <w:t xml:space="preserve">    which includes 500 MB on system drive.</w:t>
      </w:r>
    </w:p>
    <w:p w:rsidR="00BA3A46" w:rsidRPr="00CF5BD8" w:rsidRDefault="00BA3A46" w:rsidP="00BA3A46">
      <w:pPr>
        <w:ind w:left="720"/>
        <w:jc w:val="both"/>
        <w:rPr>
          <w:color w:val="000000"/>
          <w:sz w:val="28"/>
          <w:szCs w:val="28"/>
        </w:rPr>
      </w:pPr>
      <w:r w:rsidRPr="00CF5BD8">
        <w:rPr>
          <w:color w:val="000000"/>
          <w:sz w:val="28"/>
          <w:szCs w:val="28"/>
        </w:rPr>
        <w:t>CD ROM Drive</w:t>
      </w:r>
      <w:r w:rsidRPr="00CF5BD8">
        <w:rPr>
          <w:color w:val="000000"/>
          <w:sz w:val="28"/>
          <w:szCs w:val="28"/>
        </w:rPr>
        <w:tab/>
      </w:r>
      <w:r w:rsidRPr="00CF5BD8">
        <w:rPr>
          <w:color w:val="000000"/>
          <w:sz w:val="28"/>
          <w:szCs w:val="28"/>
        </w:rPr>
        <w:tab/>
      </w:r>
      <w:r w:rsidRPr="00CF5BD8">
        <w:rPr>
          <w:color w:val="000000"/>
          <w:sz w:val="28"/>
          <w:szCs w:val="28"/>
        </w:rPr>
        <w:tab/>
        <w:t>: 52 X CD ROM Drive</w:t>
      </w:r>
      <w:r>
        <w:rPr>
          <w:color w:val="000000"/>
          <w:sz w:val="28"/>
          <w:szCs w:val="28"/>
        </w:rPr>
        <w:t>.</w:t>
      </w:r>
    </w:p>
    <w:p w:rsidR="00BA3A46" w:rsidRPr="00CF5BD8" w:rsidRDefault="00BA3A46" w:rsidP="00BA3A46">
      <w:pPr>
        <w:ind w:left="720"/>
        <w:jc w:val="both"/>
        <w:rPr>
          <w:color w:val="000000"/>
          <w:sz w:val="28"/>
          <w:szCs w:val="28"/>
        </w:rPr>
      </w:pPr>
    </w:p>
    <w:p w:rsidR="00BA3A46" w:rsidRPr="00177151" w:rsidRDefault="00BA3A46" w:rsidP="00BA3A46">
      <w:pPr>
        <w:ind w:left="720"/>
        <w:jc w:val="both"/>
        <w:rPr>
          <w:color w:val="000000"/>
        </w:rPr>
      </w:pPr>
    </w:p>
    <w:p w:rsidR="00BA3A46" w:rsidRPr="00177151" w:rsidRDefault="00BA3A46" w:rsidP="00BA3A46">
      <w:pPr>
        <w:ind w:left="720"/>
        <w:jc w:val="both"/>
        <w:rPr>
          <w:color w:val="000000"/>
        </w:rPr>
      </w:pPr>
    </w:p>
    <w:p w:rsidR="00BA3A46" w:rsidRPr="004A4211" w:rsidRDefault="00BA3A46" w:rsidP="00BA3A46">
      <w:pPr>
        <w:numPr>
          <w:ilvl w:val="0"/>
          <w:numId w:val="11"/>
        </w:numPr>
        <w:jc w:val="both"/>
        <w:rPr>
          <w:b/>
          <w:color w:val="000000"/>
          <w:sz w:val="28"/>
          <w:szCs w:val="28"/>
          <w:u w:val="single"/>
        </w:rPr>
      </w:pPr>
      <w:r w:rsidRPr="004A4211">
        <w:rPr>
          <w:b/>
          <w:color w:val="000000"/>
          <w:sz w:val="28"/>
          <w:szCs w:val="28"/>
          <w:u w:val="single"/>
        </w:rPr>
        <w:t>Software Specifications:-</w:t>
      </w:r>
    </w:p>
    <w:p w:rsidR="00BA3A46" w:rsidRPr="00177151" w:rsidRDefault="00BA3A46" w:rsidP="00BA3A46">
      <w:pPr>
        <w:ind w:left="720"/>
        <w:jc w:val="both"/>
        <w:rPr>
          <w:color w:val="000000"/>
        </w:rPr>
      </w:pPr>
    </w:p>
    <w:p w:rsidR="00BA3A46" w:rsidRPr="00CF5BD8" w:rsidRDefault="00BA3A46" w:rsidP="00BA3A46">
      <w:pPr>
        <w:ind w:left="720"/>
        <w:jc w:val="both"/>
        <w:rPr>
          <w:color w:val="000000"/>
          <w:sz w:val="28"/>
          <w:szCs w:val="28"/>
        </w:rPr>
      </w:pPr>
      <w:r w:rsidRPr="00CF5BD8">
        <w:rPr>
          <w:color w:val="000000"/>
          <w:sz w:val="28"/>
          <w:szCs w:val="28"/>
        </w:rPr>
        <w:t>Operating Syste</w:t>
      </w:r>
      <w:r>
        <w:rPr>
          <w:color w:val="000000"/>
          <w:sz w:val="28"/>
          <w:szCs w:val="28"/>
        </w:rPr>
        <w:t xml:space="preserve">m               </w:t>
      </w:r>
      <w:r>
        <w:rPr>
          <w:color w:val="000000"/>
          <w:sz w:val="28"/>
          <w:szCs w:val="28"/>
        </w:rPr>
        <w:tab/>
        <w:t xml:space="preserve">: Windows </w:t>
      </w:r>
      <w:r w:rsidR="00ED60EF">
        <w:rPr>
          <w:color w:val="000000"/>
          <w:sz w:val="28"/>
          <w:szCs w:val="28"/>
        </w:rPr>
        <w:t>7</w:t>
      </w:r>
      <w:r w:rsidR="00FA4820" w:rsidRPr="00CF5BD8">
        <w:rPr>
          <w:color w:val="000000"/>
          <w:sz w:val="28"/>
          <w:szCs w:val="28"/>
        </w:rPr>
        <w:t>.</w:t>
      </w:r>
    </w:p>
    <w:p w:rsidR="00BA3A46" w:rsidRPr="00CF5BD8" w:rsidRDefault="00BA3A46" w:rsidP="00BA3A46">
      <w:pPr>
        <w:ind w:left="720"/>
        <w:jc w:val="both"/>
        <w:rPr>
          <w:color w:val="000000"/>
          <w:sz w:val="28"/>
          <w:szCs w:val="28"/>
        </w:rPr>
      </w:pPr>
      <w:r w:rsidRPr="00CF5BD8">
        <w:rPr>
          <w:color w:val="000000"/>
          <w:sz w:val="28"/>
          <w:szCs w:val="28"/>
        </w:rPr>
        <w:t xml:space="preserve">RDBMS                                </w:t>
      </w:r>
      <w:r>
        <w:rPr>
          <w:color w:val="000000"/>
          <w:sz w:val="28"/>
          <w:szCs w:val="28"/>
        </w:rPr>
        <w:t xml:space="preserve">   </w:t>
      </w:r>
      <w:r w:rsidRPr="00CF5BD8">
        <w:rPr>
          <w:color w:val="000000"/>
          <w:sz w:val="28"/>
          <w:szCs w:val="28"/>
        </w:rPr>
        <w:t xml:space="preserve">  : </w:t>
      </w:r>
      <w:r w:rsidR="00ED60EF">
        <w:rPr>
          <w:color w:val="000000"/>
          <w:sz w:val="28"/>
          <w:szCs w:val="28"/>
        </w:rPr>
        <w:t>MS Access 2007</w:t>
      </w:r>
      <w:r w:rsidR="006C4742">
        <w:rPr>
          <w:color w:val="000000"/>
          <w:sz w:val="28"/>
          <w:szCs w:val="28"/>
        </w:rPr>
        <w:t>/</w:t>
      </w:r>
      <w:r w:rsidR="008A2E4C">
        <w:rPr>
          <w:color w:val="000000"/>
          <w:sz w:val="28"/>
          <w:szCs w:val="28"/>
        </w:rPr>
        <w:t xml:space="preserve"> </w:t>
      </w:r>
      <w:r w:rsidR="006C4742">
        <w:rPr>
          <w:color w:val="000000"/>
          <w:sz w:val="28"/>
          <w:szCs w:val="28"/>
        </w:rPr>
        <w:t>Sql Server 2008</w:t>
      </w:r>
      <w:r>
        <w:rPr>
          <w:color w:val="000000"/>
          <w:sz w:val="28"/>
          <w:szCs w:val="28"/>
        </w:rPr>
        <w:t>.</w:t>
      </w:r>
    </w:p>
    <w:p w:rsidR="00BA3A46" w:rsidRPr="00CF5BD8" w:rsidRDefault="00BA3A46" w:rsidP="00BA3A46">
      <w:pPr>
        <w:ind w:left="720"/>
        <w:jc w:val="both"/>
        <w:rPr>
          <w:color w:val="000000"/>
          <w:sz w:val="28"/>
          <w:szCs w:val="28"/>
        </w:rPr>
      </w:pPr>
      <w:r w:rsidRPr="00CF5BD8">
        <w:rPr>
          <w:color w:val="000000"/>
          <w:sz w:val="28"/>
          <w:szCs w:val="28"/>
        </w:rPr>
        <w:t>Front End</w:t>
      </w:r>
      <w:r w:rsidRPr="00CF5BD8">
        <w:rPr>
          <w:color w:val="000000"/>
          <w:sz w:val="28"/>
          <w:szCs w:val="28"/>
        </w:rPr>
        <w:tab/>
      </w:r>
      <w:r w:rsidRPr="00CF5BD8">
        <w:rPr>
          <w:color w:val="000000"/>
          <w:sz w:val="28"/>
          <w:szCs w:val="28"/>
        </w:rPr>
        <w:tab/>
        <w:t xml:space="preserve">           </w:t>
      </w:r>
      <w:r w:rsidRPr="00CF5BD8">
        <w:rPr>
          <w:color w:val="000000"/>
          <w:sz w:val="28"/>
          <w:szCs w:val="28"/>
        </w:rPr>
        <w:tab/>
        <w:t xml:space="preserve">: Microsoft Visual </w:t>
      </w:r>
      <w:r>
        <w:rPr>
          <w:color w:val="000000"/>
          <w:sz w:val="28"/>
          <w:szCs w:val="28"/>
        </w:rPr>
        <w:t>Studio 2010.</w:t>
      </w:r>
    </w:p>
    <w:p w:rsidR="00BA3A46" w:rsidRPr="00CF5BD8" w:rsidRDefault="00BA3A46" w:rsidP="00BA3A46">
      <w:pPr>
        <w:ind w:left="720"/>
        <w:jc w:val="both"/>
        <w:rPr>
          <w:color w:val="000000"/>
          <w:sz w:val="28"/>
          <w:szCs w:val="28"/>
        </w:rPr>
      </w:pPr>
    </w:p>
    <w:p w:rsidR="00BA3A46" w:rsidRPr="00177151" w:rsidRDefault="00BA3A46" w:rsidP="00BA3A46">
      <w:pPr>
        <w:ind w:left="720"/>
        <w:jc w:val="both"/>
        <w:rPr>
          <w:color w:val="000000"/>
        </w:rPr>
      </w:pPr>
    </w:p>
    <w:p w:rsidR="00BA3A46" w:rsidRPr="00CF5BD8" w:rsidRDefault="00BA3A46" w:rsidP="00BA3A46">
      <w:pPr>
        <w:ind w:left="720"/>
        <w:jc w:val="both"/>
        <w:rPr>
          <w:color w:val="000000"/>
          <w:sz w:val="28"/>
          <w:szCs w:val="28"/>
        </w:rPr>
      </w:pPr>
      <w:r w:rsidRPr="00CF5BD8">
        <w:rPr>
          <w:color w:val="000000"/>
          <w:sz w:val="28"/>
          <w:szCs w:val="28"/>
        </w:rPr>
        <w:t xml:space="preserve">This system was developed under window </w:t>
      </w:r>
      <w:r>
        <w:rPr>
          <w:color w:val="000000"/>
          <w:sz w:val="28"/>
          <w:szCs w:val="28"/>
        </w:rPr>
        <w:t>8.  It is complete with all 64</w:t>
      </w:r>
      <w:r w:rsidRPr="00CF5BD8">
        <w:rPr>
          <w:color w:val="000000"/>
          <w:sz w:val="28"/>
          <w:szCs w:val="28"/>
        </w:rPr>
        <w:t xml:space="preserve">-bit versions of windows operating system.  Windows is a popular and largest used operating system in the world because it is easy to understand and provides an easy interface to users. </w:t>
      </w:r>
    </w:p>
    <w:p w:rsidR="00BA3A46" w:rsidRPr="00CF5BD8" w:rsidRDefault="00BA3A46" w:rsidP="00BA3A46">
      <w:pPr>
        <w:ind w:left="720"/>
        <w:jc w:val="both"/>
        <w:rPr>
          <w:color w:val="000000"/>
          <w:sz w:val="28"/>
          <w:szCs w:val="28"/>
        </w:rPr>
      </w:pPr>
    </w:p>
    <w:p w:rsidR="00063F7F" w:rsidRDefault="00063F7F" w:rsidP="00BA3A46">
      <w:pPr>
        <w:ind w:left="720"/>
        <w:jc w:val="both"/>
        <w:rPr>
          <w:b/>
          <w:color w:val="000000"/>
          <w:sz w:val="32"/>
          <w:szCs w:val="32"/>
          <w:u w:val="single"/>
        </w:rPr>
      </w:pPr>
    </w:p>
    <w:p w:rsidR="00063F7F" w:rsidRDefault="00063F7F" w:rsidP="00BA3A46">
      <w:pPr>
        <w:ind w:left="720"/>
        <w:jc w:val="both"/>
        <w:rPr>
          <w:b/>
          <w:color w:val="000000"/>
          <w:sz w:val="32"/>
          <w:szCs w:val="32"/>
          <w:u w:val="single"/>
        </w:rPr>
      </w:pPr>
    </w:p>
    <w:p w:rsidR="00063F7F" w:rsidRDefault="00063F7F" w:rsidP="00BA3A46">
      <w:pPr>
        <w:ind w:left="720"/>
        <w:jc w:val="both"/>
        <w:rPr>
          <w:b/>
          <w:color w:val="000000"/>
          <w:sz w:val="32"/>
          <w:szCs w:val="32"/>
          <w:u w:val="single"/>
        </w:rPr>
      </w:pPr>
    </w:p>
    <w:p w:rsidR="00063F7F" w:rsidRDefault="00063F7F" w:rsidP="00BA3A46">
      <w:pPr>
        <w:ind w:left="720"/>
        <w:jc w:val="both"/>
        <w:rPr>
          <w:b/>
          <w:color w:val="000000"/>
          <w:sz w:val="32"/>
          <w:szCs w:val="32"/>
          <w:u w:val="single"/>
        </w:rPr>
      </w:pPr>
    </w:p>
    <w:p w:rsidR="00063F7F" w:rsidRDefault="00063F7F" w:rsidP="00BA3A46">
      <w:pPr>
        <w:ind w:left="720"/>
        <w:jc w:val="both"/>
        <w:rPr>
          <w:b/>
          <w:color w:val="000000"/>
          <w:sz w:val="32"/>
          <w:szCs w:val="32"/>
          <w:u w:val="single"/>
        </w:rPr>
      </w:pPr>
    </w:p>
    <w:p w:rsidR="00063F7F" w:rsidRDefault="00063F7F" w:rsidP="00BA3A46">
      <w:pPr>
        <w:ind w:left="720"/>
        <w:jc w:val="both"/>
        <w:rPr>
          <w:b/>
          <w:color w:val="000000"/>
          <w:sz w:val="32"/>
          <w:szCs w:val="32"/>
          <w:u w:val="single"/>
        </w:rPr>
      </w:pPr>
    </w:p>
    <w:p w:rsidR="000239D9" w:rsidRDefault="000239D9" w:rsidP="00BA3A46">
      <w:pPr>
        <w:pStyle w:val="ListParagraph"/>
        <w:ind w:left="360"/>
        <w:jc w:val="both"/>
        <w:rPr>
          <w:b/>
          <w:sz w:val="28"/>
          <w:szCs w:val="28"/>
          <w:u w:val="single"/>
        </w:rPr>
      </w:pPr>
    </w:p>
    <w:p w:rsidR="00BA3A46" w:rsidRPr="00BA3A46" w:rsidRDefault="000E70C3" w:rsidP="00BA3A46">
      <w:pPr>
        <w:pStyle w:val="ListParagraph"/>
        <w:ind w:left="360"/>
        <w:jc w:val="both"/>
        <w:rPr>
          <w:b/>
          <w:sz w:val="28"/>
          <w:szCs w:val="28"/>
          <w:u w:val="single"/>
        </w:rPr>
      </w:pPr>
      <w:r w:rsidRPr="00BA3A46">
        <w:rPr>
          <w:b/>
          <w:sz w:val="28"/>
          <w:szCs w:val="28"/>
          <w:u w:val="single"/>
        </w:rPr>
        <w:lastRenderedPageBreak/>
        <w:t xml:space="preserve">6. </w:t>
      </w:r>
      <w:r w:rsidR="00BA3A46" w:rsidRPr="00BA3A46">
        <w:rPr>
          <w:b/>
          <w:sz w:val="28"/>
          <w:szCs w:val="28"/>
          <w:u w:val="single"/>
        </w:rPr>
        <w:t>DFD/Flow Charts:-</w:t>
      </w:r>
    </w:p>
    <w:p w:rsidR="00BA3A46" w:rsidRPr="00BA3A46" w:rsidRDefault="00BA3A46" w:rsidP="00BA3A46">
      <w:pPr>
        <w:pStyle w:val="ListParagraph"/>
        <w:ind w:left="360"/>
        <w:jc w:val="both"/>
        <w:rPr>
          <w:sz w:val="28"/>
          <w:szCs w:val="28"/>
        </w:rPr>
      </w:pPr>
      <w:r w:rsidRPr="00BA3A46">
        <w:rPr>
          <w:sz w:val="28"/>
          <w:szCs w:val="28"/>
        </w:rPr>
        <w:t xml:space="preserve"> </w:t>
      </w:r>
    </w:p>
    <w:p w:rsidR="00BA3A46" w:rsidRPr="00BA3A46" w:rsidRDefault="00BA3A46" w:rsidP="00BA3A46">
      <w:pPr>
        <w:pStyle w:val="NormalWeb"/>
        <w:spacing w:line="360" w:lineRule="auto"/>
        <w:jc w:val="both"/>
        <w:rPr>
          <w:rFonts w:ascii="Times New Roman" w:hAnsi="Times New Roman" w:cs="Times New Roman"/>
          <w:sz w:val="28"/>
          <w:szCs w:val="28"/>
        </w:rPr>
      </w:pPr>
      <w:r w:rsidRPr="00BA3A46">
        <w:rPr>
          <w:rFonts w:ascii="Times New Roman" w:hAnsi="Times New Roman" w:cs="Times New Roman"/>
          <w:sz w:val="28"/>
          <w:szCs w:val="28"/>
        </w:rPr>
        <w:t xml:space="preserve"> The Data flow Diagram shows the flow of data. It is generally made of symbols given below:</w:t>
      </w:r>
    </w:p>
    <w:p w:rsidR="00BA3A46" w:rsidRPr="00BA3A46" w:rsidRDefault="00BA3A46" w:rsidP="00BA3A46">
      <w:pPr>
        <w:pStyle w:val="NormalWeb"/>
        <w:spacing w:line="360" w:lineRule="auto"/>
        <w:jc w:val="both"/>
        <w:rPr>
          <w:rFonts w:ascii="Times New Roman" w:hAnsi="Times New Roman" w:cs="Times New Roman"/>
          <w:sz w:val="28"/>
          <w:szCs w:val="28"/>
        </w:rPr>
      </w:pPr>
      <w:r w:rsidRPr="00BA3A46">
        <w:rPr>
          <w:rFonts w:ascii="Times New Roman" w:hAnsi="Times New Roman" w:cs="Times New Roman"/>
          <w:sz w:val="28"/>
          <w:szCs w:val="28"/>
        </w:rPr>
        <w:t>A square shows the Entity.</w:t>
      </w:r>
    </w:p>
    <w:p w:rsidR="00BA3A46" w:rsidRPr="00BA3A46" w:rsidRDefault="00BA3A46" w:rsidP="00BA3A46">
      <w:pPr>
        <w:pStyle w:val="NormalWeb"/>
        <w:spacing w:line="360" w:lineRule="auto"/>
        <w:jc w:val="both"/>
        <w:rPr>
          <w:rFonts w:ascii="Times New Roman" w:hAnsi="Times New Roman" w:cs="Times New Roman"/>
          <w:sz w:val="28"/>
          <w:szCs w:val="28"/>
        </w:rPr>
      </w:pPr>
      <w:r w:rsidRPr="00BA3A46">
        <w:rPr>
          <w:rFonts w:ascii="Times New Roman" w:hAnsi="Times New Roman" w:cs="Times New Roman"/>
          <w:sz w:val="28"/>
          <w:szCs w:val="28"/>
        </w:rPr>
        <w:t>A Circle shows the Process</w:t>
      </w:r>
    </w:p>
    <w:p w:rsidR="00BA3A46" w:rsidRPr="00BA3A46" w:rsidRDefault="00BA3A46" w:rsidP="00BA3A46">
      <w:pPr>
        <w:pStyle w:val="NormalWeb"/>
        <w:spacing w:line="360" w:lineRule="auto"/>
        <w:jc w:val="both"/>
        <w:rPr>
          <w:rFonts w:ascii="Times New Roman" w:hAnsi="Times New Roman" w:cs="Times New Roman"/>
          <w:sz w:val="28"/>
          <w:szCs w:val="28"/>
        </w:rPr>
      </w:pPr>
      <w:r w:rsidRPr="00BA3A46">
        <w:rPr>
          <w:rFonts w:ascii="Times New Roman" w:hAnsi="Times New Roman" w:cs="Times New Roman"/>
          <w:sz w:val="28"/>
          <w:szCs w:val="28"/>
        </w:rPr>
        <w:t>An open Ended Rectangle shows the data store.</w:t>
      </w:r>
    </w:p>
    <w:p w:rsidR="00BA3A46" w:rsidRPr="00BA3A46" w:rsidRDefault="00BA3A46" w:rsidP="00BA3A46">
      <w:pPr>
        <w:pStyle w:val="NormalWeb"/>
        <w:spacing w:line="360" w:lineRule="auto"/>
        <w:jc w:val="both"/>
        <w:rPr>
          <w:rFonts w:ascii="Times New Roman" w:hAnsi="Times New Roman" w:cs="Times New Roman"/>
          <w:sz w:val="28"/>
          <w:szCs w:val="28"/>
        </w:rPr>
      </w:pPr>
      <w:r w:rsidRPr="00BA3A46">
        <w:rPr>
          <w:rFonts w:ascii="Times New Roman" w:hAnsi="Times New Roman" w:cs="Times New Roman"/>
          <w:sz w:val="28"/>
          <w:szCs w:val="28"/>
        </w:rPr>
        <w:t>An arrow shows the data flow.</w:t>
      </w:r>
    </w:p>
    <w:p w:rsidR="00BA3A46" w:rsidRPr="00BA3A46" w:rsidRDefault="00BA3A46" w:rsidP="00BA3A46">
      <w:pPr>
        <w:pStyle w:val="NormalWeb"/>
        <w:spacing w:line="360" w:lineRule="auto"/>
        <w:jc w:val="both"/>
        <w:rPr>
          <w:rFonts w:ascii="Times New Roman" w:hAnsi="Times New Roman" w:cs="Times New Roman"/>
          <w:sz w:val="28"/>
          <w:szCs w:val="28"/>
        </w:rPr>
      </w:pPr>
    </w:p>
    <w:p w:rsidR="00BA3A46" w:rsidRPr="00BA3A46" w:rsidRDefault="009F4D9B" w:rsidP="00BA3A46">
      <w:pPr>
        <w:pStyle w:val="NormalWeb"/>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3A46" w:rsidRPr="00BA3A46">
        <w:rPr>
          <w:rFonts w:ascii="Times New Roman" w:hAnsi="Times New Roman" w:cs="Times New Roman"/>
          <w:sz w:val="28"/>
          <w:szCs w:val="28"/>
        </w:rPr>
        <w:t>The DFD can be up to several levels. The 0 level DFD states the flow of data in the system as seen from the outward in each module.</w:t>
      </w:r>
    </w:p>
    <w:p w:rsidR="00BA3A46" w:rsidRPr="00BA3A46" w:rsidRDefault="009F4D9B" w:rsidP="00BA3A46">
      <w:pPr>
        <w:pStyle w:val="NormalWeb"/>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3A46" w:rsidRPr="00BA3A46">
        <w:rPr>
          <w:rFonts w:ascii="Times New Roman" w:hAnsi="Times New Roman" w:cs="Times New Roman"/>
          <w:sz w:val="28"/>
          <w:szCs w:val="28"/>
        </w:rPr>
        <w:t>The first level DFD show more detail, about the single process of the 0 level DFD</w:t>
      </w:r>
    </w:p>
    <w:p w:rsidR="00063F7F" w:rsidRDefault="009F4D9B" w:rsidP="00BA3A46">
      <w:pPr>
        <w:pStyle w:val="NormalWeb"/>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3A46" w:rsidRPr="00BA3A46">
        <w:rPr>
          <w:rFonts w:ascii="Times New Roman" w:hAnsi="Times New Roman" w:cs="Times New Roman"/>
          <w:sz w:val="28"/>
          <w:szCs w:val="28"/>
        </w:rPr>
        <w:t>The second level DFD can show even more details and so on.</w:t>
      </w:r>
      <w:r w:rsidR="00BA3A46" w:rsidRPr="003075B0">
        <w:rPr>
          <w:rFonts w:cs="Times New Roman"/>
          <w:sz w:val="28"/>
          <w:szCs w:val="28"/>
          <w14:shadow w14:blurRad="50800" w14:dist="38100" w14:dir="2700000" w14:sx="100000" w14:sy="100000" w14:kx="0" w14:ky="0" w14:algn="tl">
            <w14:srgbClr w14:val="000000">
              <w14:alpha w14:val="60000"/>
            </w14:srgbClr>
          </w14:shadow>
        </w:rPr>
        <w:t xml:space="preserve">                          </w:t>
      </w:r>
    </w:p>
    <w:p w:rsidR="000239D9" w:rsidRPr="000239D9" w:rsidRDefault="000239D9" w:rsidP="00BA3A46">
      <w:pPr>
        <w:pStyle w:val="NormalWeb"/>
        <w:spacing w:line="360" w:lineRule="auto"/>
        <w:jc w:val="both"/>
        <w:rPr>
          <w:rFonts w:ascii="Times New Roman" w:hAnsi="Times New Roman" w:cs="Times New Roman"/>
          <w:sz w:val="28"/>
          <w:szCs w:val="28"/>
        </w:rPr>
      </w:pPr>
    </w:p>
    <w:p w:rsidR="00BA3A46" w:rsidRPr="003075B0" w:rsidRDefault="009F4D9B" w:rsidP="00BA3A46">
      <w:pPr>
        <w:pStyle w:val="NormalWeb"/>
        <w:spacing w:line="360" w:lineRule="auto"/>
        <w:jc w:val="both"/>
        <w:rPr>
          <w:rFonts w:ascii="Times New Roman" w:hAnsi="Times New Roman" w:cs="Times New Roman"/>
          <w:b/>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    </w:t>
      </w:r>
      <w:r w:rsidR="00BA3A46" w:rsidRPr="003075B0">
        <w:rPr>
          <w:rFonts w:ascii="Times New Roman" w:hAnsi="Times New Roman" w:cs="Times New Roman"/>
          <w:b/>
          <w:sz w:val="28"/>
          <w:szCs w:val="28"/>
          <w14:shadow w14:blurRad="50800" w14:dist="38100" w14:dir="2700000" w14:sx="100000" w14:sy="100000" w14:kx="0" w14:ky="0" w14:algn="tl">
            <w14:srgbClr w14:val="000000">
              <w14:alpha w14:val="60000"/>
            </w14:srgbClr>
          </w14:shadow>
        </w:rPr>
        <w:t>Construction a DFD:</w:t>
      </w:r>
    </w:p>
    <w:p w:rsidR="00BA3A46" w:rsidRPr="003075B0" w:rsidRDefault="00BA3A46" w:rsidP="00BA3A46">
      <w:pPr>
        <w:pStyle w:val="NormalWeb"/>
        <w:numPr>
          <w:ilvl w:val="0"/>
          <w:numId w:val="12"/>
        </w:numPr>
        <w:spacing w:line="360" w:lineRule="auto"/>
        <w:jc w:val="both"/>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Process should be named.</w:t>
      </w:r>
    </w:p>
    <w:p w:rsidR="00BA3A46" w:rsidRPr="003075B0" w:rsidRDefault="00BA3A46" w:rsidP="00BA3A46">
      <w:pPr>
        <w:pStyle w:val="NormalWeb"/>
        <w:numPr>
          <w:ilvl w:val="0"/>
          <w:numId w:val="12"/>
        </w:numPr>
        <w:spacing w:line="360" w:lineRule="auto"/>
        <w:jc w:val="both"/>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The direction of flow is from top to bottom and from left to right.</w:t>
      </w:r>
    </w:p>
    <w:p w:rsidR="00BA3A46" w:rsidRPr="003075B0" w:rsidRDefault="00BA3A46" w:rsidP="00BA3A46">
      <w:pPr>
        <w:pStyle w:val="NormalWeb"/>
        <w:numPr>
          <w:ilvl w:val="0"/>
          <w:numId w:val="12"/>
        </w:numPr>
        <w:spacing w:line="360" w:lineRule="auto"/>
        <w:jc w:val="both"/>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When a process is exploded into lower level details, they are numbered.</w:t>
      </w:r>
    </w:p>
    <w:p w:rsidR="00BA3A46" w:rsidRPr="003075B0" w:rsidRDefault="00BA3A46" w:rsidP="00BA3A46">
      <w:pPr>
        <w:pStyle w:val="NormalWeb"/>
        <w:numPr>
          <w:ilvl w:val="0"/>
          <w:numId w:val="12"/>
        </w:numPr>
        <w:spacing w:line="360" w:lineRule="auto"/>
        <w:jc w:val="both"/>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lastRenderedPageBreak/>
        <w:t xml:space="preserve">The name of data stores, </w:t>
      </w:r>
      <w:r w:rsidR="000E70C3"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sources,</w:t>
      </w: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 xml:space="preserve"> and destinations are written in capital letters. Process and data flow names have the first letter </w:t>
      </w:r>
      <w:r w:rsidR="000E70C3"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of each</w:t>
      </w:r>
      <w:r w:rsidRPr="003075B0">
        <w:rPr>
          <w:rFonts w:ascii="Times New Roman" w:hAnsi="Times New Roman" w:cs="Times New Roman"/>
          <w:sz w:val="28"/>
          <w:szCs w:val="28"/>
          <w14:shadow w14:blurRad="50800" w14:dist="38100" w14:dir="2700000" w14:sx="100000" w14:sy="100000" w14:kx="0" w14:ky="0" w14:algn="tl">
            <w14:srgbClr w14:val="000000">
              <w14:alpha w14:val="60000"/>
            </w14:srgbClr>
          </w14:shadow>
        </w:rPr>
        <w:t xml:space="preserve"> word capitalized.</w:t>
      </w:r>
    </w:p>
    <w:p w:rsidR="00BA3A46" w:rsidRPr="003075B0" w:rsidRDefault="000239D9" w:rsidP="000239D9">
      <w:pPr>
        <w:pStyle w:val="NormalWeb"/>
        <w:spacing w:line="360" w:lineRule="auto"/>
        <w:jc w:val="both"/>
        <w:rPr>
          <w:b/>
          <w:sz w:val="28"/>
          <w:szCs w:val="72"/>
          <w:u w:val="single"/>
          <w14:shadow w14:blurRad="50800" w14:dist="38100" w14:dir="2700000" w14:sx="100000" w14:sy="100000" w14:kx="0" w14:ky="0" w14:algn="tl">
            <w14:srgbClr w14:val="000000">
              <w14:alpha w14:val="60000"/>
            </w14:srgbClr>
          </w14:shadow>
        </w:rPr>
      </w:pPr>
      <w:r>
        <w:rPr>
          <w:b/>
          <w:sz w:val="28"/>
          <w:szCs w:val="72"/>
          <w:u w:val="single"/>
          <w14:shadow w14:blurRad="50800" w14:dist="38100" w14:dir="2700000" w14:sx="100000" w14:sy="100000" w14:kx="0" w14:ky="0" w14:algn="tl">
            <w14:srgbClr w14:val="000000">
              <w14:alpha w14:val="60000"/>
            </w14:srgbClr>
          </w14:shadow>
        </w:rPr>
        <w:t xml:space="preserve"> </w:t>
      </w:r>
      <w:r w:rsidR="00BA3A46" w:rsidRPr="003075B0">
        <w:rPr>
          <w:b/>
          <w:sz w:val="28"/>
          <w:szCs w:val="72"/>
          <w:u w:val="single"/>
          <w14:shadow w14:blurRad="50800" w14:dist="38100" w14:dir="2700000" w14:sx="100000" w14:sy="100000" w14:kx="0" w14:ky="0" w14:algn="tl">
            <w14:srgbClr w14:val="000000">
              <w14:alpha w14:val="60000"/>
            </w14:srgbClr>
          </w14:shadow>
        </w:rPr>
        <w:t>0 - LEVEL DFD</w:t>
      </w:r>
    </w:p>
    <w:p w:rsidR="00BA3A46" w:rsidRPr="003075B0" w:rsidRDefault="00BA3A46" w:rsidP="00BA3A46">
      <w:pPr>
        <w:pStyle w:val="NormalWeb"/>
        <w:spacing w:line="360" w:lineRule="auto"/>
        <w:ind w:left="720"/>
        <w:jc w:val="both"/>
        <w:rPr>
          <w:b/>
          <w:sz w:val="28"/>
          <w:szCs w:val="72"/>
          <w:u w:val="single"/>
          <w14:shadow w14:blurRad="50800" w14:dist="38100" w14:dir="2700000" w14:sx="100000" w14:sy="100000" w14:kx="0" w14:ky="0" w14:algn="tl">
            <w14:srgbClr w14:val="000000">
              <w14:alpha w14:val="60000"/>
            </w14:srgbClr>
          </w14:shadow>
        </w:rPr>
      </w:pPr>
    </w:p>
    <w:p w:rsidR="00BA3A46" w:rsidRPr="003075B0" w:rsidRDefault="003075B0" w:rsidP="00BA3A46">
      <w:pPr>
        <w:pStyle w:val="NormalWeb"/>
        <w:spacing w:line="360" w:lineRule="auto"/>
        <w:ind w:left="720"/>
        <w:jc w:val="both"/>
        <w:rPr>
          <w:b/>
          <w:sz w:val="28"/>
          <w:szCs w:val="72"/>
          <w:u w:val="single"/>
          <w14:shadow w14:blurRad="50800" w14:dist="38100" w14:dir="2700000" w14:sx="100000" w14:sy="100000" w14:kx="0" w14:ky="0" w14:algn="tl">
            <w14:srgbClr w14:val="000000">
              <w14:alpha w14:val="60000"/>
            </w14:srgbClr>
          </w14:shadow>
        </w:rPr>
      </w:pPr>
      <w:r w:rsidRPr="003075B0">
        <w:rPr>
          <w:b/>
          <w:noProof/>
          <w:sz w:val="28"/>
          <w:szCs w:val="72"/>
          <w:u w:val="single"/>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40832" behindDoc="0" locked="0" layoutInCell="1" allowOverlap="1" wp14:anchorId="38D852C7" wp14:editId="5DEC7767">
                <wp:simplePos x="0" y="0"/>
                <wp:positionH relativeFrom="column">
                  <wp:posOffset>1967230</wp:posOffset>
                </wp:positionH>
                <wp:positionV relativeFrom="paragraph">
                  <wp:posOffset>102235</wp:posOffset>
                </wp:positionV>
                <wp:extent cx="2689860" cy="712470"/>
                <wp:effectExtent l="5080" t="5715" r="10160" b="5715"/>
                <wp:wrapNone/>
                <wp:docPr id="5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9860" cy="712470"/>
                        </a:xfrm>
                        <a:prstGeom prst="rect">
                          <a:avLst/>
                        </a:prstGeom>
                        <a:solidFill>
                          <a:srgbClr val="FFFFFF"/>
                        </a:solidFill>
                        <a:ln w="9525">
                          <a:solidFill>
                            <a:srgbClr val="000000"/>
                          </a:solidFill>
                          <a:miter lim="800000"/>
                          <a:headEnd/>
                          <a:tailEnd/>
                        </a:ln>
                      </wps:spPr>
                      <wps:txbx>
                        <w:txbxContent>
                          <w:p w:rsidR="00B55A0C" w:rsidRPr="00BA3A46" w:rsidRDefault="00B55A0C">
                            <w:pPr>
                              <w:rPr>
                                <w:b/>
                                <w:sz w:val="28"/>
                                <w:szCs w:val="28"/>
                              </w:rPr>
                            </w:pPr>
                            <w:r>
                              <w:rPr>
                                <w:b/>
                                <w:sz w:val="28"/>
                                <w:szCs w:val="28"/>
                              </w:rPr>
                              <w:t xml:space="preserve">       Admin/User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852C7" id="Rectangle 3" o:spid="_x0000_s1026" style="position:absolute;left:0;text-align:left;margin-left:154.9pt;margin-top:8.05pt;width:211.8pt;height:56.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">
                <v:textbox>
                  <w:txbxContent>
                    <w:p w:rsidR="00B55A0C" w:rsidRPr="00BA3A46" w:rsidRDefault="00B55A0C">
                      <w:pPr>
                        <w:rPr>
                          <w:b/>
                          <w:sz w:val="28"/>
                          <w:szCs w:val="28"/>
                        </w:rPr>
                      </w:pPr>
                      <w:r>
                        <w:rPr>
                          <w:b/>
                          <w:sz w:val="28"/>
                          <w:szCs w:val="28"/>
                        </w:rPr>
                        <w:t xml:space="preserve">       Admin/User</w:t>
                      </w:r>
                    </w:p>
                  </w:txbxContent>
                </v:textbox>
              </v:rect>
            </w:pict>
          </mc:Fallback>
        </mc:AlternateContent>
      </w:r>
    </w:p>
    <w:p w:rsidR="00DD5293" w:rsidRPr="00BA3A46" w:rsidRDefault="003075B0" w:rsidP="00DD5293">
      <w:pPr>
        <w:spacing w:line="360" w:lineRule="auto"/>
      </w:pPr>
      <w:r>
        <w:rPr>
          <w:noProof/>
        </w:rPr>
        <mc:AlternateContent>
          <mc:Choice Requires="wps">
            <w:drawing>
              <wp:anchor distT="0" distB="0" distL="114300" distR="114300" simplePos="0" relativeHeight="251641856" behindDoc="0" locked="0" layoutInCell="1" allowOverlap="1" wp14:anchorId="53ADA5D3" wp14:editId="47BF6FB6">
                <wp:simplePos x="0" y="0"/>
                <wp:positionH relativeFrom="column">
                  <wp:posOffset>3200400</wp:posOffset>
                </wp:positionH>
                <wp:positionV relativeFrom="paragraph">
                  <wp:posOffset>172085</wp:posOffset>
                </wp:positionV>
                <wp:extent cx="159385" cy="1849755"/>
                <wp:effectExtent l="19050" t="13335" r="12065" b="41910"/>
                <wp:wrapNone/>
                <wp:docPr id="5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85" cy="1849755"/>
                        </a:xfrm>
                        <a:prstGeom prst="downArrow">
                          <a:avLst>
                            <a:gd name="adj1" fmla="val 50000"/>
                            <a:gd name="adj2" fmla="val 29013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862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6" type="#_x0000_t67" style="position:absolute;margin-left:252pt;margin-top:13.55pt;width:12.55pt;height:145.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">
                <v:textbox style="layout-flow:vertical-ideographic"/>
              </v:shape>
            </w:pict>
          </mc:Fallback>
        </mc:AlternateContent>
      </w:r>
    </w:p>
    <w:p w:rsidR="00DD5293" w:rsidRPr="00BA3A46" w:rsidRDefault="00DD5293" w:rsidP="00DD5293">
      <w:pPr>
        <w:spacing w:line="360" w:lineRule="auto"/>
      </w:pPr>
    </w:p>
    <w:p w:rsidR="00A4382F" w:rsidRDefault="003075B0" w:rsidP="00682836">
      <w:r>
        <w:rPr>
          <w:noProof/>
        </w:rPr>
        <mc:AlternateContent>
          <mc:Choice Requires="wps">
            <w:drawing>
              <wp:anchor distT="0" distB="0" distL="114300" distR="114300" simplePos="0" relativeHeight="251642880" behindDoc="0" locked="0" layoutInCell="1" allowOverlap="1" wp14:anchorId="162D6DB7" wp14:editId="67D6BBBA">
                <wp:simplePos x="0" y="0"/>
                <wp:positionH relativeFrom="column">
                  <wp:posOffset>3668395</wp:posOffset>
                </wp:positionH>
                <wp:positionV relativeFrom="paragraph">
                  <wp:posOffset>3069590</wp:posOffset>
                </wp:positionV>
                <wp:extent cx="1435100" cy="489585"/>
                <wp:effectExtent l="20320" t="55245" r="20955" b="55245"/>
                <wp:wrapNone/>
                <wp:docPr id="4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0" cy="48958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E0BED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 o:spid="_x0000_s1026" type="#_x0000_t34" style="position:absolute;margin-left:288.85pt;margin-top:241.7pt;width:113pt;height:38.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">
                <v:stroke startarrow="block" endarrow="block"/>
              </v:shape>
            </w:pict>
          </mc:Fallback>
        </mc:AlternateContent>
      </w:r>
      <w:r>
        <w:rPr>
          <w:noProof/>
        </w:rPr>
        <mc:AlternateContent>
          <mc:Choice Requires="wps">
            <w:drawing>
              <wp:anchor distT="0" distB="0" distL="114300" distR="114300" simplePos="0" relativeHeight="251648000" behindDoc="0" locked="0" layoutInCell="1" allowOverlap="1" wp14:anchorId="33ECBBE4" wp14:editId="1BF0F432">
                <wp:simplePos x="0" y="0"/>
                <wp:positionH relativeFrom="column">
                  <wp:posOffset>1467485</wp:posOffset>
                </wp:positionH>
                <wp:positionV relativeFrom="paragraph">
                  <wp:posOffset>1496060</wp:posOffset>
                </wp:positionV>
                <wp:extent cx="3572510" cy="1573530"/>
                <wp:effectExtent l="10160" t="5715" r="8255" b="11430"/>
                <wp:wrapNone/>
                <wp:docPr id="4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2510" cy="1573530"/>
                        </a:xfrm>
                        <a:prstGeom prst="ellipse">
                          <a:avLst/>
                        </a:prstGeom>
                        <a:solidFill>
                          <a:srgbClr val="FFFFFF"/>
                        </a:solidFill>
                        <a:ln w="9525">
                          <a:solidFill>
                            <a:srgbClr val="000000"/>
                          </a:solidFill>
                          <a:round/>
                          <a:headEnd/>
                          <a:tailEnd/>
                        </a:ln>
                      </wps:spPr>
                      <wps:txbx>
                        <w:txbxContent>
                          <w:p w:rsidR="00B55A0C" w:rsidRPr="00BA3A46" w:rsidRDefault="00B55A0C" w:rsidP="008F6C2F">
                            <w:pPr>
                              <w:jc w:val="center"/>
                              <w:rPr>
                                <w:b/>
                                <w:sz w:val="28"/>
                                <w:szCs w:val="28"/>
                              </w:rPr>
                            </w:pPr>
                            <w:r>
                              <w:rPr>
                                <w:b/>
                                <w:sz w:val="28"/>
                                <w:szCs w:val="28"/>
                              </w:rPr>
                              <w:t>OPTICAL SHOP</w:t>
                            </w:r>
                          </w:p>
                          <w:p w:rsidR="00B55A0C" w:rsidRPr="00BA3A46" w:rsidRDefault="00B55A0C" w:rsidP="008F6C2F">
                            <w:pPr>
                              <w:ind w:firstLine="720"/>
                              <w:jc w:val="center"/>
                              <w:rPr>
                                <w:b/>
                                <w:sz w:val="28"/>
                                <w:szCs w:val="28"/>
                              </w:rPr>
                            </w:pPr>
                            <w:r w:rsidRPr="00BA3A46">
                              <w:rPr>
                                <w:b/>
                                <w:sz w:val="28"/>
                                <w:szCs w:val="28"/>
                              </w:rPr>
                              <w:t>MANAGEMENT</w:t>
                            </w:r>
                          </w:p>
                          <w:p w:rsidR="00B55A0C" w:rsidRPr="00BA3A46" w:rsidRDefault="00B55A0C" w:rsidP="008F6C2F">
                            <w:pPr>
                              <w:jc w:val="center"/>
                              <w:rPr>
                                <w:b/>
                                <w:sz w:val="28"/>
                                <w:szCs w:val="28"/>
                              </w:rPr>
                            </w:pPr>
                            <w:r w:rsidRPr="00BA3A46">
                              <w:rPr>
                                <w:b/>
                                <w:sz w:val="28"/>
                                <w:szCs w:val="28"/>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CBBE4" id="Oval 2" o:spid="_x0000_s1027" style="position:absolute;margin-left:115.55pt;margin-top:117.8pt;width:281.3pt;height:123.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">
                <v:textbox>
                  <w:txbxContent>
                    <w:p w:rsidR="00B55A0C" w:rsidRPr="00BA3A46" w:rsidRDefault="00B55A0C" w:rsidP="008F6C2F">
                      <w:pPr>
                        <w:jc w:val="center"/>
                        <w:rPr>
                          <w:b/>
                          <w:sz w:val="28"/>
                          <w:szCs w:val="28"/>
                        </w:rPr>
                      </w:pPr>
                      <w:r>
                        <w:rPr>
                          <w:b/>
                          <w:sz w:val="28"/>
                          <w:szCs w:val="28"/>
                        </w:rPr>
                        <w:t>OPTICAL SHOP</w:t>
                      </w:r>
                    </w:p>
                    <w:p w:rsidR="00B55A0C" w:rsidRPr="00BA3A46" w:rsidRDefault="00B55A0C" w:rsidP="008F6C2F">
                      <w:pPr>
                        <w:ind w:firstLine="720"/>
                        <w:jc w:val="center"/>
                        <w:rPr>
                          <w:b/>
                          <w:sz w:val="28"/>
                          <w:szCs w:val="28"/>
                        </w:rPr>
                      </w:pPr>
                      <w:r w:rsidRPr="00BA3A46">
                        <w:rPr>
                          <w:b/>
                          <w:sz w:val="28"/>
                          <w:szCs w:val="28"/>
                        </w:rPr>
                        <w:t>MANAGEMENT</w:t>
                      </w:r>
                    </w:p>
                    <w:p w:rsidR="00B55A0C" w:rsidRPr="00BA3A46" w:rsidRDefault="00B55A0C" w:rsidP="008F6C2F">
                      <w:pPr>
                        <w:jc w:val="center"/>
                        <w:rPr>
                          <w:b/>
                          <w:sz w:val="28"/>
                          <w:szCs w:val="28"/>
                        </w:rPr>
                      </w:pPr>
                      <w:r w:rsidRPr="00BA3A46">
                        <w:rPr>
                          <w:b/>
                          <w:sz w:val="28"/>
                          <w:szCs w:val="28"/>
                        </w:rPr>
                        <w:t>SYSTEM</w:t>
                      </w:r>
                    </w:p>
                  </w:txbxContent>
                </v:textbox>
              </v:oval>
            </w:pict>
          </mc:Fallback>
        </mc:AlternateContent>
      </w:r>
    </w:p>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0239D9" w:rsidP="00A4382F">
      <w:r>
        <w:rPr>
          <w:noProof/>
        </w:rPr>
        <mc:AlternateContent>
          <mc:Choice Requires="wps">
            <w:drawing>
              <wp:anchor distT="0" distB="0" distL="114300" distR="114300" simplePos="0" relativeHeight="251650048" behindDoc="0" locked="0" layoutInCell="1" allowOverlap="1" wp14:anchorId="05D4D7E4" wp14:editId="516B025F">
                <wp:simplePos x="0" y="0"/>
                <wp:positionH relativeFrom="column">
                  <wp:posOffset>5087471</wp:posOffset>
                </wp:positionH>
                <wp:positionV relativeFrom="paragraph">
                  <wp:posOffset>163905</wp:posOffset>
                </wp:positionV>
                <wp:extent cx="1272988" cy="1254760"/>
                <wp:effectExtent l="0" t="0" r="22860" b="21590"/>
                <wp:wrapNone/>
                <wp:docPr id="4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988" cy="1254760"/>
                        </a:xfrm>
                        <a:prstGeom prst="can">
                          <a:avLst>
                            <a:gd name="adj" fmla="val 25000"/>
                          </a:avLst>
                        </a:prstGeom>
                        <a:solidFill>
                          <a:srgbClr val="FFFFFF"/>
                        </a:solidFill>
                        <a:ln w="9525">
                          <a:solidFill>
                            <a:srgbClr val="000000"/>
                          </a:solidFill>
                          <a:round/>
                          <a:headEnd/>
                          <a:tailEnd/>
                        </a:ln>
                      </wps:spPr>
                      <wps:txbx>
                        <w:txbxContent>
                          <w:p w:rsidR="00B55A0C" w:rsidRDefault="00B55A0C">
                            <w:pPr>
                              <w:rPr>
                                <w:b/>
                                <w:sz w:val="28"/>
                                <w:szCs w:val="28"/>
                              </w:rPr>
                            </w:pPr>
                            <w:r>
                              <w:rPr>
                                <w:b/>
                                <w:sz w:val="28"/>
                                <w:szCs w:val="28"/>
                              </w:rPr>
                              <w:t xml:space="preserve">    </w:t>
                            </w:r>
                          </w:p>
                          <w:p w:rsidR="00B55A0C" w:rsidRDefault="00B55A0C">
                            <w:pPr>
                              <w:rPr>
                                <w:b/>
                                <w:sz w:val="28"/>
                                <w:szCs w:val="28"/>
                              </w:rPr>
                            </w:pPr>
                            <w:r>
                              <w:rPr>
                                <w:b/>
                                <w:sz w:val="28"/>
                                <w:szCs w:val="28"/>
                              </w:rPr>
                              <w:t xml:space="preserve">       </w:t>
                            </w:r>
                            <w:r w:rsidRPr="00A4382F">
                              <w:rPr>
                                <w:b/>
                                <w:sz w:val="28"/>
                                <w:szCs w:val="28"/>
                              </w:rPr>
                              <w:t>DATABASE</w:t>
                            </w:r>
                          </w:p>
                          <w:p w:rsidR="00B55A0C" w:rsidRPr="00A4382F" w:rsidRDefault="00B55A0C">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4D7E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8" type="#_x0000_t22" style="position:absolute;margin-left:400.6pt;margin-top:12.9pt;width:100.25pt;height:98.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">
                <v:textbox>
                  <w:txbxContent>
                    <w:p w:rsidR="00B55A0C" w:rsidRDefault="00B55A0C">
                      <w:pPr>
                        <w:rPr>
                          <w:b/>
                          <w:sz w:val="28"/>
                          <w:szCs w:val="28"/>
                        </w:rPr>
                      </w:pPr>
                      <w:r>
                        <w:rPr>
                          <w:b/>
                          <w:sz w:val="28"/>
                          <w:szCs w:val="28"/>
                        </w:rPr>
                        <w:t xml:space="preserve">    </w:t>
                      </w:r>
                    </w:p>
                    <w:p w:rsidR="00B55A0C" w:rsidRDefault="00B55A0C">
                      <w:pPr>
                        <w:rPr>
                          <w:b/>
                          <w:sz w:val="28"/>
                          <w:szCs w:val="28"/>
                        </w:rPr>
                      </w:pPr>
                      <w:r>
                        <w:rPr>
                          <w:b/>
                          <w:sz w:val="28"/>
                          <w:szCs w:val="28"/>
                        </w:rPr>
                        <w:t xml:space="preserve">       </w:t>
                      </w:r>
                      <w:r w:rsidRPr="00A4382F">
                        <w:rPr>
                          <w:b/>
                          <w:sz w:val="28"/>
                          <w:szCs w:val="28"/>
                        </w:rPr>
                        <w:t>DATABASE</w:t>
                      </w:r>
                    </w:p>
                    <w:p w:rsidR="00B55A0C" w:rsidRPr="00A4382F" w:rsidRDefault="00B55A0C">
                      <w:pPr>
                        <w:rPr>
                          <w:b/>
                          <w:sz w:val="28"/>
                          <w:szCs w:val="28"/>
                        </w:rPr>
                      </w:pPr>
                    </w:p>
                  </w:txbxContent>
                </v:textbox>
              </v:shape>
            </w:pict>
          </mc:Fallback>
        </mc:AlternateContent>
      </w:r>
    </w:p>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Pr="00A4382F" w:rsidRDefault="00A4382F" w:rsidP="00A4382F"/>
    <w:p w:rsidR="00A4382F" w:rsidRDefault="00A4382F" w:rsidP="00A4382F"/>
    <w:p w:rsidR="00A4382F" w:rsidRDefault="00A4382F" w:rsidP="00A4382F"/>
    <w:p w:rsidR="00A4382F" w:rsidRDefault="00A4382F" w:rsidP="00A4382F">
      <w:pPr>
        <w:tabs>
          <w:tab w:val="left" w:pos="7250"/>
        </w:tabs>
      </w:pPr>
      <w:r>
        <w:tab/>
      </w:r>
    </w:p>
    <w:p w:rsidR="00A4382F" w:rsidRDefault="00A4382F">
      <w:pPr>
        <w:spacing w:after="200" w:line="276" w:lineRule="auto"/>
      </w:pPr>
      <w:r>
        <w:br w:type="page"/>
      </w:r>
    </w:p>
    <w:p w:rsidR="00733D2F" w:rsidRPr="003075B0" w:rsidRDefault="00AC5079" w:rsidP="00A4382F">
      <w:pPr>
        <w:tabs>
          <w:tab w:val="left" w:pos="7250"/>
        </w:tabs>
        <w:rPr>
          <w:b/>
          <w:sz w:val="32"/>
          <w:szCs w:val="32"/>
          <w:u w:val="single"/>
          <w14:shadow w14:blurRad="50800" w14:dist="38100" w14:dir="2700000" w14:sx="100000" w14:sy="100000" w14:kx="0" w14:ky="0" w14:algn="tl">
            <w14:srgbClr w14:val="000000">
              <w14:alpha w14:val="60000"/>
            </w14:srgbClr>
          </w14:shadow>
        </w:rPr>
      </w:pPr>
      <w:r w:rsidRPr="00AC5079">
        <w:rPr>
          <w:b/>
          <w:sz w:val="32"/>
          <w:szCs w:val="32"/>
          <w14:shadow w14:blurRad="50800" w14:dist="38100" w14:dir="2700000" w14:sx="100000" w14:sy="100000" w14:kx="0" w14:ky="0" w14:algn="tl">
            <w14:srgbClr w14:val="000000">
              <w14:alpha w14:val="60000"/>
            </w14:srgbClr>
          </w14:shadow>
        </w:rPr>
        <w:lastRenderedPageBreak/>
        <w:t xml:space="preserve">  </w:t>
      </w:r>
      <w:r>
        <w:rPr>
          <w:b/>
          <w:sz w:val="32"/>
          <w:szCs w:val="32"/>
          <w14:shadow w14:blurRad="50800" w14:dist="38100" w14:dir="2700000" w14:sx="100000" w14:sy="100000" w14:kx="0" w14:ky="0" w14:algn="tl">
            <w14:srgbClr w14:val="000000">
              <w14:alpha w14:val="60000"/>
            </w14:srgbClr>
          </w14:shadow>
        </w:rPr>
        <w:t xml:space="preserve">  </w:t>
      </w:r>
      <w:r w:rsidR="00A4382F" w:rsidRPr="003075B0">
        <w:rPr>
          <w:b/>
          <w:sz w:val="32"/>
          <w:szCs w:val="32"/>
          <w:u w:val="single"/>
          <w14:shadow w14:blurRad="50800" w14:dist="38100" w14:dir="2700000" w14:sx="100000" w14:sy="100000" w14:kx="0" w14:ky="0" w14:algn="tl">
            <w14:srgbClr w14:val="000000">
              <w14:alpha w14:val="60000"/>
            </w14:srgbClr>
          </w14:shadow>
        </w:rPr>
        <w:t>1 - LEVEL DFD</w:t>
      </w:r>
    </w:p>
    <w:p w:rsidR="00A4382F" w:rsidRPr="003075B0" w:rsidRDefault="00A4382F" w:rsidP="00A4382F">
      <w:pPr>
        <w:tabs>
          <w:tab w:val="left" w:pos="7250"/>
        </w:tabs>
        <w:rPr>
          <w:b/>
          <w:sz w:val="32"/>
          <w:szCs w:val="32"/>
          <w:u w:val="single"/>
          <w14:shadow w14:blurRad="50800" w14:dist="38100" w14:dir="2700000" w14:sx="100000" w14:sy="100000" w14:kx="0" w14:ky="0" w14:algn="tl">
            <w14:srgbClr w14:val="000000">
              <w14:alpha w14:val="60000"/>
            </w14:srgbClr>
          </w14:shadow>
        </w:rPr>
      </w:pPr>
    </w:p>
    <w:p w:rsidR="00D63672" w:rsidRDefault="00D63672" w:rsidP="00A4382F">
      <w:pPr>
        <w:tabs>
          <w:tab w:val="left" w:pos="7250"/>
        </w:tabs>
        <w:rPr>
          <w:u w:val="single"/>
        </w:rPr>
      </w:pPr>
    </w:p>
    <w:p w:rsidR="00D63672" w:rsidRDefault="003075B0" w:rsidP="00D63672">
      <w:pPr>
        <w:spacing w:after="200" w:line="276" w:lineRule="auto"/>
        <w:rPr>
          <w:u w:val="single"/>
        </w:rPr>
      </w:pPr>
      <w:r>
        <w:rPr>
          <w:noProof/>
          <w:u w:val="single"/>
        </w:rPr>
        <mc:AlternateContent>
          <mc:Choice Requires="wps">
            <w:drawing>
              <wp:anchor distT="0" distB="0" distL="114300" distR="114300" simplePos="0" relativeHeight="251655168" behindDoc="0" locked="0" layoutInCell="1" allowOverlap="1" wp14:anchorId="1146C75D" wp14:editId="635AEDE2">
                <wp:simplePos x="0" y="0"/>
                <wp:positionH relativeFrom="column">
                  <wp:posOffset>4346575</wp:posOffset>
                </wp:positionH>
                <wp:positionV relativeFrom="paragraph">
                  <wp:posOffset>898525</wp:posOffset>
                </wp:positionV>
                <wp:extent cx="201930" cy="2612390"/>
                <wp:effectExtent l="12700" t="7620" r="13970" b="37465"/>
                <wp:wrapNone/>
                <wp:docPr id="4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 cy="2612390"/>
                        </a:xfrm>
                        <a:prstGeom prst="downArrow">
                          <a:avLst>
                            <a:gd name="adj1" fmla="val 50000"/>
                            <a:gd name="adj2" fmla="val 32342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E209D" id="AutoShape 18" o:spid="_x0000_s1026" type="#_x0000_t67" style="position:absolute;margin-left:342.25pt;margin-top:70.75pt;width:15.9pt;height:20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">
                <v:textbox style="layout-flow:vertical-ideographic"/>
              </v:shape>
            </w:pict>
          </mc:Fallback>
        </mc:AlternateContent>
      </w:r>
      <w:r>
        <w:rPr>
          <w:noProof/>
          <w:u w:val="single"/>
        </w:rPr>
        <mc:AlternateContent>
          <mc:Choice Requires="wps">
            <w:drawing>
              <wp:anchor distT="0" distB="0" distL="114300" distR="114300" simplePos="0" relativeHeight="251654144" behindDoc="0" locked="0" layoutInCell="1" allowOverlap="1" wp14:anchorId="3264F2A9" wp14:editId="65BE0506">
                <wp:simplePos x="0" y="0"/>
                <wp:positionH relativeFrom="column">
                  <wp:posOffset>4239260</wp:posOffset>
                </wp:positionH>
                <wp:positionV relativeFrom="paragraph">
                  <wp:posOffset>447040</wp:posOffset>
                </wp:positionV>
                <wp:extent cx="1424940" cy="451485"/>
                <wp:effectExtent l="10160" t="13335" r="12700" b="11430"/>
                <wp:wrapNone/>
                <wp:docPr id="4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451485"/>
                        </a:xfrm>
                        <a:prstGeom prst="rect">
                          <a:avLst/>
                        </a:prstGeom>
                        <a:solidFill>
                          <a:srgbClr val="FFFFFF"/>
                        </a:solidFill>
                        <a:ln w="9525">
                          <a:solidFill>
                            <a:srgbClr val="000000"/>
                          </a:solidFill>
                          <a:miter lim="800000"/>
                          <a:headEnd/>
                          <a:tailEnd/>
                        </a:ln>
                      </wps:spPr>
                      <wps:txbx>
                        <w:txbxContent>
                          <w:p w:rsidR="00B55A0C" w:rsidRPr="00D63672" w:rsidRDefault="00B55A0C">
                            <w:pPr>
                              <w:rPr>
                                <w:b/>
                                <w:sz w:val="28"/>
                                <w:szCs w:val="28"/>
                              </w:rPr>
                            </w:pPr>
                            <w:r>
                              <w:rPr>
                                <w:b/>
                                <w:sz w:val="28"/>
                                <w:szCs w:val="28"/>
                              </w:rP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4F2A9" id="Rectangle 17" o:spid="_x0000_s1029" style="position:absolute;margin-left:333.8pt;margin-top:35.2pt;width:112.2pt;height:3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">
                <v:textbox>
                  <w:txbxContent>
                    <w:p w:rsidR="00B55A0C" w:rsidRPr="00D63672" w:rsidRDefault="00B55A0C">
                      <w:pPr>
                        <w:rPr>
                          <w:b/>
                          <w:sz w:val="28"/>
                          <w:szCs w:val="28"/>
                        </w:rPr>
                      </w:pPr>
                      <w:r>
                        <w:rPr>
                          <w:b/>
                          <w:sz w:val="28"/>
                          <w:szCs w:val="28"/>
                        </w:rPr>
                        <w:t>ADMIN Login</w:t>
                      </w:r>
                    </w:p>
                  </w:txbxContent>
                </v:textbox>
              </v:rect>
            </w:pict>
          </mc:Fallback>
        </mc:AlternateContent>
      </w:r>
      <w:r>
        <w:rPr>
          <w:noProof/>
          <w:u w:val="single"/>
        </w:rPr>
        <mc:AlternateContent>
          <mc:Choice Requires="wps">
            <w:drawing>
              <wp:anchor distT="0" distB="0" distL="114300" distR="114300" simplePos="0" relativeHeight="251651072" behindDoc="0" locked="0" layoutInCell="1" allowOverlap="1" wp14:anchorId="45D3A9E5" wp14:editId="6429938D">
                <wp:simplePos x="0" y="0"/>
                <wp:positionH relativeFrom="column">
                  <wp:posOffset>5426710</wp:posOffset>
                </wp:positionH>
                <wp:positionV relativeFrom="paragraph">
                  <wp:posOffset>4175760</wp:posOffset>
                </wp:positionV>
                <wp:extent cx="1199515" cy="1412875"/>
                <wp:effectExtent l="6985" t="8255" r="12700" b="7620"/>
                <wp:wrapNone/>
                <wp:docPr id="4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1412875"/>
                        </a:xfrm>
                        <a:prstGeom prst="can">
                          <a:avLst>
                            <a:gd name="adj" fmla="val 29447"/>
                          </a:avLst>
                        </a:prstGeom>
                        <a:solidFill>
                          <a:srgbClr val="FFFFFF"/>
                        </a:solidFill>
                        <a:ln w="9525">
                          <a:solidFill>
                            <a:srgbClr val="000000"/>
                          </a:solidFill>
                          <a:round/>
                          <a:headEnd/>
                          <a:tailEnd/>
                        </a:ln>
                      </wps:spPr>
                      <wps:txbx>
                        <w:txbxContent>
                          <w:p w:rsidR="00B55A0C" w:rsidRDefault="00B55A0C">
                            <w:pPr>
                              <w:rPr>
                                <w:b/>
                                <w:sz w:val="28"/>
                                <w:szCs w:val="28"/>
                              </w:rPr>
                            </w:pPr>
                          </w:p>
                          <w:p w:rsidR="00B55A0C" w:rsidRPr="00D63672" w:rsidRDefault="00B55A0C">
                            <w:pPr>
                              <w:rPr>
                                <w:b/>
                                <w:sz w:val="28"/>
                                <w:szCs w:val="28"/>
                              </w:rPr>
                            </w:pPr>
                            <w:r w:rsidRPr="00D63672">
                              <w:rPr>
                                <w:b/>
                                <w:sz w:val="28"/>
                                <w:szCs w:val="28"/>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3A9E5" id="AutoShape 14" o:spid="_x0000_s1030" type="#_x0000_t22" style="position:absolute;margin-left:427.3pt;margin-top:328.8pt;width:94.45pt;height:111.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">
                <v:textbox>
                  <w:txbxContent>
                    <w:p w:rsidR="00B55A0C" w:rsidRDefault="00B55A0C">
                      <w:pPr>
                        <w:rPr>
                          <w:b/>
                          <w:sz w:val="28"/>
                          <w:szCs w:val="28"/>
                        </w:rPr>
                      </w:pPr>
                    </w:p>
                    <w:p w:rsidR="00B55A0C" w:rsidRPr="00D63672" w:rsidRDefault="00B55A0C">
                      <w:pPr>
                        <w:rPr>
                          <w:b/>
                          <w:sz w:val="28"/>
                          <w:szCs w:val="28"/>
                        </w:rPr>
                      </w:pPr>
                      <w:r w:rsidRPr="00D63672">
                        <w:rPr>
                          <w:b/>
                          <w:sz w:val="28"/>
                          <w:szCs w:val="28"/>
                        </w:rPr>
                        <w:t>DATABASE</w:t>
                      </w:r>
                    </w:p>
                  </w:txbxContent>
                </v:textbox>
              </v:shape>
            </w:pict>
          </mc:Fallback>
        </mc:AlternateContent>
      </w:r>
      <w:r>
        <w:rPr>
          <w:noProof/>
          <w:u w:val="single"/>
        </w:rPr>
        <mc:AlternateContent>
          <mc:Choice Requires="wps">
            <w:drawing>
              <wp:anchor distT="0" distB="0" distL="114300" distR="114300" simplePos="0" relativeHeight="251653120" behindDoc="0" locked="0" layoutInCell="1" allowOverlap="1" wp14:anchorId="2A0E6E80" wp14:editId="06B1FC05">
                <wp:simplePos x="0" y="0"/>
                <wp:positionH relativeFrom="column">
                  <wp:posOffset>2790825</wp:posOffset>
                </wp:positionH>
                <wp:positionV relativeFrom="paragraph">
                  <wp:posOffset>4591685</wp:posOffset>
                </wp:positionV>
                <wp:extent cx="2635885" cy="379730"/>
                <wp:effectExtent l="19050" t="52705" r="21590" b="53340"/>
                <wp:wrapNone/>
                <wp:docPr id="4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35885" cy="379730"/>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86770" id="AutoShape 16" o:spid="_x0000_s1026" type="#_x0000_t34" style="position:absolute;margin-left:219.75pt;margin-top:361.55pt;width:207.55pt;height:29.9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" adj="10797">
                <v:stroke startarrow="block" endarrow="block"/>
              </v:shape>
            </w:pict>
          </mc:Fallback>
        </mc:AlternateContent>
      </w:r>
      <w:r>
        <w:rPr>
          <w:noProof/>
          <w:u w:val="single"/>
        </w:rPr>
        <mc:AlternateContent>
          <mc:Choice Requires="wps">
            <w:drawing>
              <wp:anchor distT="0" distB="0" distL="114300" distR="114300" simplePos="0" relativeHeight="251652096" behindDoc="0" locked="0" layoutInCell="1" allowOverlap="1" wp14:anchorId="751E0549" wp14:editId="1BBDA793">
                <wp:simplePos x="0" y="0"/>
                <wp:positionH relativeFrom="column">
                  <wp:posOffset>2766695</wp:posOffset>
                </wp:positionH>
                <wp:positionV relativeFrom="paragraph">
                  <wp:posOffset>4591685</wp:posOffset>
                </wp:positionV>
                <wp:extent cx="24130" cy="439420"/>
                <wp:effectExtent l="33020" t="5080" r="57150" b="22225"/>
                <wp:wrapNone/>
                <wp:docPr id="4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439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E6CB13" id="_x0000_t32" coordsize="21600,21600" o:spt="32" o:oned="t" path="m,l21600,21600e" filled="f">
                <v:path arrowok="t" fillok="f" o:connecttype="none"/>
                <o:lock v:ext="edit" shapetype="t"/>
              </v:shapetype>
              <v:shape id="AutoShape 15" o:spid="_x0000_s1026" type="#_x0000_t32" style="position:absolute;margin-left:217.85pt;margin-top:361.55pt;width:1.9pt;height:3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M5OQIAAGI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">
                <v:stroke endarrow="block"/>
              </v:shape>
            </w:pict>
          </mc:Fallback>
        </mc:AlternateContent>
      </w:r>
      <w:r>
        <w:rPr>
          <w:noProof/>
          <w:u w:val="single"/>
        </w:rPr>
        <mc:AlternateContent>
          <mc:Choice Requires="wps">
            <w:drawing>
              <wp:anchor distT="0" distB="0" distL="114300" distR="114300" simplePos="0" relativeHeight="251649024" behindDoc="0" locked="0" layoutInCell="1" allowOverlap="1" wp14:anchorId="55D2752A" wp14:editId="05E5A008">
                <wp:simplePos x="0" y="0"/>
                <wp:positionH relativeFrom="column">
                  <wp:posOffset>2089785</wp:posOffset>
                </wp:positionH>
                <wp:positionV relativeFrom="paragraph">
                  <wp:posOffset>1586865</wp:posOffset>
                </wp:positionV>
                <wp:extent cx="1176020" cy="403860"/>
                <wp:effectExtent l="13335" t="10160" r="10795" b="5080"/>
                <wp:wrapNone/>
                <wp:docPr id="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403860"/>
                        </a:xfrm>
                        <a:prstGeom prst="rect">
                          <a:avLst/>
                        </a:prstGeom>
                        <a:solidFill>
                          <a:srgbClr val="FFFFFF"/>
                        </a:solidFill>
                        <a:ln w="9525">
                          <a:solidFill>
                            <a:srgbClr val="000000"/>
                          </a:solidFill>
                          <a:miter lim="800000"/>
                          <a:headEnd/>
                          <a:tailEnd/>
                        </a:ln>
                      </wps:spPr>
                      <wps:txbx>
                        <w:txbxContent>
                          <w:p w:rsidR="00B55A0C" w:rsidRPr="00A4382F" w:rsidRDefault="00B55A0C">
                            <w:pPr>
                              <w:rPr>
                                <w:b/>
                                <w:sz w:val="28"/>
                                <w:szCs w:val="28"/>
                              </w:rPr>
                            </w:pPr>
                            <w:r>
                              <w:rPr>
                                <w:b/>
                                <w:sz w:val="28"/>
                                <w:szCs w:val="28"/>
                              </w:rPr>
                              <w:t xml:space="preserve">   </w:t>
                            </w:r>
                            <w:r w:rsidRPr="00A4382F">
                              <w:rPr>
                                <w:b/>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2752A" id="Rectangle 13" o:spid="_x0000_s1031" style="position:absolute;margin-left:164.55pt;margin-top:124.95pt;width:92.6pt;height:31.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">
                <v:textbox>
                  <w:txbxContent>
                    <w:p w:rsidR="00B55A0C" w:rsidRPr="00A4382F" w:rsidRDefault="00B55A0C">
                      <w:pPr>
                        <w:rPr>
                          <w:b/>
                          <w:sz w:val="28"/>
                          <w:szCs w:val="28"/>
                        </w:rPr>
                      </w:pPr>
                      <w:r>
                        <w:rPr>
                          <w:b/>
                          <w:sz w:val="28"/>
                          <w:szCs w:val="28"/>
                        </w:rPr>
                        <w:t xml:space="preserve">   </w:t>
                      </w:r>
                      <w:r w:rsidRPr="00A4382F">
                        <w:rPr>
                          <w:b/>
                          <w:sz w:val="28"/>
                          <w:szCs w:val="28"/>
                        </w:rPr>
                        <w:t>Login</w:t>
                      </w:r>
                    </w:p>
                  </w:txbxContent>
                </v:textbox>
              </v:rect>
            </w:pict>
          </mc:Fallback>
        </mc:AlternateContent>
      </w:r>
      <w:r>
        <w:rPr>
          <w:noProof/>
          <w:u w:val="single"/>
        </w:rPr>
        <mc:AlternateContent>
          <mc:Choice Requires="wps">
            <w:drawing>
              <wp:anchor distT="0" distB="0" distL="114300" distR="114300" simplePos="0" relativeHeight="251646976" behindDoc="0" locked="0" layoutInCell="1" allowOverlap="1" wp14:anchorId="5539093A" wp14:editId="0823EA5D">
                <wp:simplePos x="0" y="0"/>
                <wp:positionH relativeFrom="column">
                  <wp:posOffset>2612390</wp:posOffset>
                </wp:positionH>
                <wp:positionV relativeFrom="paragraph">
                  <wp:posOffset>696595</wp:posOffset>
                </wp:positionV>
                <wp:extent cx="635" cy="2351405"/>
                <wp:effectExtent l="59690" t="5715" r="53975" b="14605"/>
                <wp:wrapNone/>
                <wp:docPr id="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51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AF149E" id="AutoShape 11" o:spid="_x0000_s1026" type="#_x0000_t32" style="position:absolute;margin-left:205.7pt;margin-top:54.85pt;width:.05pt;height:185.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">
                <v:stroke endarrow="block"/>
              </v:shape>
            </w:pict>
          </mc:Fallback>
        </mc:AlternateContent>
      </w:r>
      <w:r>
        <w:rPr>
          <w:noProof/>
          <w:u w:val="single"/>
        </w:rPr>
        <mc:AlternateContent>
          <mc:Choice Requires="wps">
            <w:drawing>
              <wp:anchor distT="0" distB="0" distL="114300" distR="114300" simplePos="0" relativeHeight="251643904" behindDoc="0" locked="0" layoutInCell="1" allowOverlap="1" wp14:anchorId="64E2A1AA" wp14:editId="6560D338">
                <wp:simplePos x="0" y="0"/>
                <wp:positionH relativeFrom="column">
                  <wp:posOffset>653415</wp:posOffset>
                </wp:positionH>
                <wp:positionV relativeFrom="paragraph">
                  <wp:posOffset>3048000</wp:posOffset>
                </wp:positionV>
                <wp:extent cx="3966210" cy="1543685"/>
                <wp:effectExtent l="5715" t="13970" r="9525" b="13970"/>
                <wp:wrapNone/>
                <wp:docPr id="3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6210" cy="1543685"/>
                        </a:xfrm>
                        <a:prstGeom prst="ellipse">
                          <a:avLst/>
                        </a:prstGeom>
                        <a:solidFill>
                          <a:srgbClr val="FFFFFF"/>
                        </a:solidFill>
                        <a:ln w="9525">
                          <a:solidFill>
                            <a:srgbClr val="000000"/>
                          </a:solidFill>
                          <a:round/>
                          <a:headEnd/>
                          <a:tailEnd/>
                        </a:ln>
                      </wps:spPr>
                      <wps:txbx>
                        <w:txbxContent>
                          <w:p w:rsidR="00B55A0C" w:rsidRPr="00A4382F" w:rsidRDefault="00B55A0C" w:rsidP="008E4D64">
                            <w:pPr>
                              <w:jc w:val="center"/>
                              <w:rPr>
                                <w:b/>
                                <w:sz w:val="28"/>
                                <w:szCs w:val="28"/>
                              </w:rPr>
                            </w:pPr>
                            <w:r>
                              <w:rPr>
                                <w:b/>
                                <w:szCs w:val="28"/>
                              </w:rPr>
                              <w:t>OPTICAL SHOP</w:t>
                            </w:r>
                            <w:r w:rsidRPr="006A6249">
                              <w:rPr>
                                <w:b/>
                                <w:szCs w:val="28"/>
                              </w:rPr>
                              <w:t xml:space="preserv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2A1AA" id="Oval 8" o:spid="_x0000_s1032" style="position:absolute;margin-left:51.45pt;margin-top:240pt;width:312.3pt;height:121.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">
                <v:textbox>
                  <w:txbxContent>
                    <w:p w:rsidR="00B55A0C" w:rsidRPr="00A4382F" w:rsidRDefault="00B55A0C" w:rsidP="008E4D64">
                      <w:pPr>
                        <w:jc w:val="center"/>
                        <w:rPr>
                          <w:b/>
                          <w:sz w:val="28"/>
                          <w:szCs w:val="28"/>
                        </w:rPr>
                      </w:pPr>
                      <w:r>
                        <w:rPr>
                          <w:b/>
                          <w:szCs w:val="28"/>
                        </w:rPr>
                        <w:t>OPTICAL SHOP</w:t>
                      </w:r>
                      <w:r w:rsidRPr="006A6249">
                        <w:rPr>
                          <w:b/>
                          <w:szCs w:val="28"/>
                        </w:rPr>
                        <w:t xml:space="preserve"> MANAGEMENT SYSTEM</w:t>
                      </w:r>
                    </w:p>
                  </w:txbxContent>
                </v:textbox>
              </v:oval>
            </w:pict>
          </mc:Fallback>
        </mc:AlternateContent>
      </w:r>
      <w:r>
        <w:rPr>
          <w:noProof/>
          <w:u w:val="single"/>
        </w:rPr>
        <mc:AlternateContent>
          <mc:Choice Requires="wps">
            <w:drawing>
              <wp:anchor distT="0" distB="0" distL="114300" distR="114300" simplePos="0" relativeHeight="251645952" behindDoc="0" locked="0" layoutInCell="1" allowOverlap="1" wp14:anchorId="4E93EABA" wp14:editId="1BA0C42E">
                <wp:simplePos x="0" y="0"/>
                <wp:positionH relativeFrom="column">
                  <wp:posOffset>1935480</wp:posOffset>
                </wp:positionH>
                <wp:positionV relativeFrom="paragraph">
                  <wp:posOffset>684530</wp:posOffset>
                </wp:positionV>
                <wp:extent cx="676910" cy="12065"/>
                <wp:effectExtent l="11430" t="60325" r="16510" b="4191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691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555DB" id="AutoShape 10" o:spid="_x0000_s1026" type="#_x0000_t32" style="position:absolute;margin-left:152.4pt;margin-top:53.9pt;width:53.3pt;height:.9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">
                <v:stroke endarrow="block"/>
              </v:shape>
            </w:pict>
          </mc:Fallback>
        </mc:AlternateContent>
      </w:r>
      <w:r>
        <w:rPr>
          <w:noProof/>
          <w:u w:val="single"/>
        </w:rPr>
        <mc:AlternateContent>
          <mc:Choice Requires="wps">
            <w:drawing>
              <wp:anchor distT="0" distB="0" distL="114300" distR="114300" simplePos="0" relativeHeight="251644928" behindDoc="0" locked="0" layoutInCell="1" allowOverlap="1" wp14:anchorId="0192CDB0" wp14:editId="77E99C85">
                <wp:simplePos x="0" y="0"/>
                <wp:positionH relativeFrom="column">
                  <wp:posOffset>35560</wp:posOffset>
                </wp:positionH>
                <wp:positionV relativeFrom="paragraph">
                  <wp:posOffset>447040</wp:posOffset>
                </wp:positionV>
                <wp:extent cx="1899920" cy="546100"/>
                <wp:effectExtent l="6985" t="13335" r="7620" b="12065"/>
                <wp:wrapNone/>
                <wp:docPr id="3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546100"/>
                        </a:xfrm>
                        <a:prstGeom prst="roundRect">
                          <a:avLst>
                            <a:gd name="adj" fmla="val 16667"/>
                          </a:avLst>
                        </a:prstGeom>
                        <a:solidFill>
                          <a:schemeClr val="lt1">
                            <a:lumMod val="100000"/>
                            <a:lumOff val="0"/>
                          </a:schemeClr>
                        </a:solidFill>
                        <a:ln w="12700">
                          <a:solidFill>
                            <a:schemeClr val="dk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55A0C" w:rsidRPr="00A4382F" w:rsidRDefault="00B55A0C">
                            <w:pPr>
                              <w:rPr>
                                <w:b/>
                                <w:sz w:val="28"/>
                                <w:szCs w:val="28"/>
                              </w:rPr>
                            </w:pPr>
                            <w:r>
                              <w:rPr>
                                <w:b/>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92CDB0" id="AutoShape 9" o:spid="_x0000_s1033" style="position:absolute;margin-left:2.8pt;margin-top:35.2pt;width:149.6pt;height:4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" fillcolor="white [3201]" strokecolor="black [3200]" strokeweight="1pt">
                <v:stroke dashstyle="dash"/>
                <v:shadow color="#868686"/>
                <v:textbox>
                  <w:txbxContent>
                    <w:p w:rsidR="00B55A0C" w:rsidRPr="00A4382F" w:rsidRDefault="00B55A0C">
                      <w:pPr>
                        <w:rPr>
                          <w:b/>
                          <w:sz w:val="28"/>
                          <w:szCs w:val="28"/>
                        </w:rPr>
                      </w:pPr>
                      <w:r>
                        <w:rPr>
                          <w:b/>
                          <w:sz w:val="28"/>
                          <w:szCs w:val="28"/>
                        </w:rPr>
                        <w:t>User</w:t>
                      </w:r>
                    </w:p>
                  </w:txbxContent>
                </v:textbox>
              </v:roundrect>
            </w:pict>
          </mc:Fallback>
        </mc:AlternateContent>
      </w:r>
    </w:p>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Pr="00D63672" w:rsidRDefault="00D63672" w:rsidP="00D63672"/>
    <w:p w:rsidR="00D63672" w:rsidRDefault="00D63672" w:rsidP="00D63672"/>
    <w:p w:rsidR="00D63672" w:rsidRPr="00D63672" w:rsidRDefault="00D63672" w:rsidP="00D63672"/>
    <w:p w:rsidR="00D63672" w:rsidRDefault="00D63672" w:rsidP="00D63672"/>
    <w:p w:rsidR="00D63672" w:rsidRDefault="00D63672" w:rsidP="00D63672"/>
    <w:p w:rsidR="00D63672" w:rsidRPr="00D63672" w:rsidRDefault="00D63672" w:rsidP="00D63672">
      <w:pPr>
        <w:tabs>
          <w:tab w:val="left" w:pos="5666"/>
        </w:tabs>
      </w:pPr>
      <w:r>
        <w:tab/>
      </w:r>
    </w:p>
    <w:p w:rsidR="00D63672" w:rsidRDefault="00D63672" w:rsidP="00D63672">
      <w:pPr>
        <w:tabs>
          <w:tab w:val="left" w:pos="5666"/>
        </w:tabs>
      </w:pPr>
    </w:p>
    <w:p w:rsidR="00D63672" w:rsidRDefault="00D63672" w:rsidP="00D63672">
      <w:pPr>
        <w:tabs>
          <w:tab w:val="left" w:pos="5666"/>
        </w:tabs>
      </w:pPr>
    </w:p>
    <w:p w:rsidR="00D63672" w:rsidRDefault="00815C43" w:rsidP="00D63672">
      <w:pPr>
        <w:tabs>
          <w:tab w:val="left" w:pos="5666"/>
        </w:tabs>
      </w:pPr>
      <w:r>
        <w:rPr>
          <w:noProof/>
        </w:rPr>
        <w:lastRenderedPageBreak/>
        <mc:AlternateContent>
          <mc:Choice Requires="wps">
            <w:drawing>
              <wp:anchor distT="0" distB="0" distL="114300" distR="114300" simplePos="0" relativeHeight="251674624" behindDoc="0" locked="0" layoutInCell="1" allowOverlap="1" wp14:anchorId="2D542EA6" wp14:editId="118E59BE">
                <wp:simplePos x="0" y="0"/>
                <wp:positionH relativeFrom="column">
                  <wp:posOffset>1183005</wp:posOffset>
                </wp:positionH>
                <wp:positionV relativeFrom="paragraph">
                  <wp:posOffset>-322055</wp:posOffset>
                </wp:positionV>
                <wp:extent cx="1460500" cy="536713"/>
                <wp:effectExtent l="0" t="0" r="25400" b="15875"/>
                <wp:wrapNone/>
                <wp:docPr id="3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536713"/>
                        </a:xfrm>
                        <a:prstGeom prst="ellipse">
                          <a:avLst/>
                        </a:prstGeom>
                        <a:solidFill>
                          <a:srgbClr val="FFFFFF"/>
                        </a:solidFill>
                        <a:ln w="9525">
                          <a:solidFill>
                            <a:srgbClr val="000000"/>
                          </a:solidFill>
                          <a:round/>
                          <a:headEnd/>
                          <a:tailEnd/>
                        </a:ln>
                      </wps:spPr>
                      <wps:txbx>
                        <w:txbxContent>
                          <w:p w:rsidR="00B55A0C" w:rsidRDefault="00B55A0C" w:rsidP="00815C43">
                            <w:pPr>
                              <w:jc w:val="center"/>
                            </w:pPr>
                            <w:r>
                              <w:t>Printing 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542EA6" id="Oval 27" o:spid="_x0000_s1034" style="position:absolute;margin-left:93.15pt;margin-top:-25.35pt;width:115pt;height:4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">
                <v:textbox>
                  <w:txbxContent>
                    <w:p w:rsidR="00B55A0C" w:rsidRDefault="00B55A0C" w:rsidP="00815C43">
                      <w:pPr>
                        <w:jc w:val="center"/>
                      </w:pPr>
                      <w:r>
                        <w:t>Printing Receipt</w:t>
                      </w:r>
                    </w:p>
                  </w:txbxContent>
                </v:textbox>
              </v:oval>
            </w:pict>
          </mc:Fallback>
        </mc:AlternateContent>
      </w:r>
      <w:r w:rsidR="003075B0">
        <w:rPr>
          <w:noProof/>
        </w:rPr>
        <mc:AlternateContent>
          <mc:Choice Requires="wps">
            <w:drawing>
              <wp:anchor distT="0" distB="0" distL="114300" distR="114300" simplePos="0" relativeHeight="251663360" behindDoc="0" locked="0" layoutInCell="1" allowOverlap="1" wp14:anchorId="13E16872" wp14:editId="49709755">
                <wp:simplePos x="0" y="0"/>
                <wp:positionH relativeFrom="column">
                  <wp:posOffset>3969385</wp:posOffset>
                </wp:positionH>
                <wp:positionV relativeFrom="paragraph">
                  <wp:posOffset>-104140</wp:posOffset>
                </wp:positionV>
                <wp:extent cx="1460500" cy="427355"/>
                <wp:effectExtent l="6985" t="10160" r="8890" b="10160"/>
                <wp:wrapNone/>
                <wp:docPr id="3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427355"/>
                        </a:xfrm>
                        <a:prstGeom prst="ellipse">
                          <a:avLst/>
                        </a:prstGeom>
                        <a:solidFill>
                          <a:srgbClr val="FFFFFF"/>
                        </a:solidFill>
                        <a:ln w="9525">
                          <a:solidFill>
                            <a:srgbClr val="000000"/>
                          </a:solidFill>
                          <a:round/>
                          <a:headEnd/>
                          <a:tailEnd/>
                        </a:ln>
                      </wps:spPr>
                      <wps:txbx>
                        <w:txbxContent>
                          <w:p w:rsidR="00B55A0C" w:rsidRDefault="00B55A0C">
                            <w:r>
                              <w:t>Change passwrod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E16872" id="Oval 26" o:spid="_x0000_s1035" style="position:absolute;margin-left:312.55pt;margin-top:-8.2pt;width:115pt;height:3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">
                <v:textbox>
                  <w:txbxContent>
                    <w:p w:rsidR="00B55A0C" w:rsidRDefault="00B55A0C">
                      <w:r>
                        <w:t>Change passwrod</w:t>
                      </w:r>
                    </w:p>
                  </w:txbxContent>
                </v:textbox>
              </v:oval>
            </w:pict>
          </mc:Fallback>
        </mc:AlternateContent>
      </w:r>
    </w:p>
    <w:p w:rsidR="0044444F" w:rsidRDefault="003075B0" w:rsidP="00D63672">
      <w:pPr>
        <w:tabs>
          <w:tab w:val="left" w:pos="5666"/>
        </w:tabs>
      </w:pPr>
      <w:r>
        <w:rPr>
          <w:noProof/>
        </w:rPr>
        <mc:AlternateContent>
          <mc:Choice Requires="wps">
            <w:drawing>
              <wp:anchor distT="0" distB="0" distL="114300" distR="114300" simplePos="0" relativeHeight="251660288" behindDoc="0" locked="0" layoutInCell="1" allowOverlap="1">
                <wp:simplePos x="0" y="0"/>
                <wp:positionH relativeFrom="column">
                  <wp:posOffset>2230755</wp:posOffset>
                </wp:positionH>
                <wp:positionV relativeFrom="paragraph">
                  <wp:posOffset>48260</wp:posOffset>
                </wp:positionV>
                <wp:extent cx="1063625" cy="2244090"/>
                <wp:effectExtent l="59055" t="42545" r="10795" b="8890"/>
                <wp:wrapNone/>
                <wp:docPr id="3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3625" cy="2244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3F3DF" id="AutoShape 22" o:spid="_x0000_s1026" type="#_x0000_t32" style="position:absolute;margin-left:175.65pt;margin-top:3.8pt;width:83.75pt;height:176.7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2508885</wp:posOffset>
                </wp:positionH>
                <wp:positionV relativeFrom="paragraph">
                  <wp:posOffset>147955</wp:posOffset>
                </wp:positionV>
                <wp:extent cx="1460500" cy="427355"/>
                <wp:effectExtent l="13335" t="8890" r="12065" b="11430"/>
                <wp:wrapNone/>
                <wp:docPr id="33"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427355"/>
                        </a:xfrm>
                        <a:prstGeom prst="ellipse">
                          <a:avLst/>
                        </a:prstGeom>
                        <a:solidFill>
                          <a:srgbClr val="FFFFFF"/>
                        </a:solidFill>
                        <a:ln w="9525">
                          <a:solidFill>
                            <a:srgbClr val="000000"/>
                          </a:solidFill>
                          <a:round/>
                          <a:headEnd/>
                          <a:tailEnd/>
                        </a:ln>
                      </wps:spPr>
                      <wps:txbx>
                        <w:txbxContent>
                          <w:p w:rsidR="00B55A0C" w:rsidRDefault="00B55A0C" w:rsidP="009D32BF">
                            <w:pPr>
                              <w:jc w:val="center"/>
                            </w:pPr>
                            <w:r>
                              <w:t>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6" style="position:absolute;margin-left:197.55pt;margin-top:11.65pt;width:115pt;height:3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">
                <v:textbox>
                  <w:txbxContent>
                    <w:p w:rsidR="00B55A0C" w:rsidRDefault="00B55A0C" w:rsidP="009D32BF">
                      <w:pPr>
                        <w:jc w:val="center"/>
                      </w:pPr>
                      <w:r>
                        <w:t>Reports</w:t>
                      </w:r>
                    </w:p>
                  </w:txbxContent>
                </v:textbox>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3294380</wp:posOffset>
                </wp:positionH>
                <wp:positionV relativeFrom="paragraph">
                  <wp:posOffset>147955</wp:posOffset>
                </wp:positionV>
                <wp:extent cx="1271270" cy="2162175"/>
                <wp:effectExtent l="8255" t="37465" r="53975" b="1016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1270" cy="2162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E728B" id="AutoShape 24" o:spid="_x0000_s1026" type="#_x0000_t32" style="position:absolute;margin-left:259.4pt;margin-top:11.65pt;width:100.1pt;height:170.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">
                <v:stroke endarrow="block"/>
              </v:shape>
            </w:pict>
          </mc:Fallback>
        </mc:AlternateContent>
      </w:r>
    </w:p>
    <w:p w:rsidR="00665E7E" w:rsidRDefault="003075B0" w:rsidP="0044444F">
      <w:pPr>
        <w:spacing w:after="200" w:line="276"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444500</wp:posOffset>
                </wp:positionH>
                <wp:positionV relativeFrom="paragraph">
                  <wp:posOffset>149225</wp:posOffset>
                </wp:positionV>
                <wp:extent cx="1930400" cy="640080"/>
                <wp:effectExtent l="6350" t="13970" r="6350" b="12700"/>
                <wp:wrapNone/>
                <wp:docPr id="31"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0400" cy="640080"/>
                        </a:xfrm>
                        <a:prstGeom prst="ellipse">
                          <a:avLst/>
                        </a:prstGeom>
                        <a:solidFill>
                          <a:srgbClr val="FFFFFF"/>
                        </a:solidFill>
                        <a:ln w="9525">
                          <a:solidFill>
                            <a:srgbClr val="000000"/>
                          </a:solidFill>
                          <a:round/>
                          <a:headEnd/>
                          <a:tailEnd/>
                        </a:ln>
                      </wps:spPr>
                      <wps:txbx>
                        <w:txbxContent>
                          <w:p w:rsidR="00B55A0C" w:rsidRDefault="00B55A0C" w:rsidP="009D32BF">
                            <w:pPr>
                              <w:jc w:val="center"/>
                            </w:pPr>
                            <w:r>
                              <w:t>Add, Edit-Customer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37" style="position:absolute;margin-left:35pt;margin-top:11.75pt;width:152pt;height:5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">
                <v:textbox>
                  <w:txbxContent>
                    <w:p w:rsidR="00B55A0C" w:rsidRDefault="00B55A0C" w:rsidP="009D32BF">
                      <w:pPr>
                        <w:jc w:val="center"/>
                      </w:pPr>
                      <w:r>
                        <w:t>Add, Edit-Customer</w:t>
                      </w:r>
                    </w:p>
                  </w:txbxContent>
                </v:textbox>
              </v:oval>
            </w:pict>
          </mc:Fallback>
        </mc:AlternateContent>
      </w:r>
    </w:p>
    <w:p w:rsidR="00665E7E" w:rsidRPr="00665E7E" w:rsidRDefault="003075B0" w:rsidP="00665E7E">
      <w:r>
        <w:rPr>
          <w:noProof/>
        </w:rPr>
        <mc:AlternateContent>
          <mc:Choice Requires="wps">
            <w:drawing>
              <wp:anchor distT="0" distB="0" distL="114300" distR="114300" simplePos="0" relativeHeight="251662336" behindDoc="0" locked="0" layoutInCell="1" allowOverlap="1">
                <wp:simplePos x="0" y="0"/>
                <wp:positionH relativeFrom="column">
                  <wp:posOffset>3294380</wp:posOffset>
                </wp:positionH>
                <wp:positionV relativeFrom="paragraph">
                  <wp:posOffset>71755</wp:posOffset>
                </wp:positionV>
                <wp:extent cx="0" cy="1734820"/>
                <wp:effectExtent l="55880" t="17145" r="58420" b="10160"/>
                <wp:wrapNone/>
                <wp:docPr id="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34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60B22" id="AutoShape 23" o:spid="_x0000_s1026" type="#_x0000_t32" style="position:absolute;margin-left:259.4pt;margin-top:5.65pt;width:0;height:136.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">
                <v:stroke endarrow="block"/>
              </v:shape>
            </w:pict>
          </mc:Fallback>
        </mc:AlternateContent>
      </w:r>
    </w:p>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59264" behindDoc="0" locked="0" layoutInCell="1" allowOverlap="1">
                <wp:simplePos x="0" y="0"/>
                <wp:positionH relativeFrom="column">
                  <wp:posOffset>2096135</wp:posOffset>
                </wp:positionH>
                <wp:positionV relativeFrom="paragraph">
                  <wp:posOffset>54610</wp:posOffset>
                </wp:positionV>
                <wp:extent cx="1112520" cy="1401445"/>
                <wp:effectExtent l="48260" t="45720" r="10795" b="10160"/>
                <wp:wrapNone/>
                <wp:docPr id="2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12520" cy="1401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E76B8" id="AutoShape 21" o:spid="_x0000_s1026" type="#_x0000_t32" style="position:absolute;margin-left:165.05pt;margin-top:4.3pt;width:87.6pt;height:110.3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">
                <v:stroke endarrow="block"/>
              </v:shape>
            </w:pict>
          </mc:Fallback>
        </mc:AlternateContent>
      </w:r>
    </w:p>
    <w:p w:rsidR="00665E7E" w:rsidRPr="00665E7E" w:rsidRDefault="003075B0" w:rsidP="00665E7E">
      <w:r>
        <w:rPr>
          <w:noProof/>
        </w:rPr>
        <mc:AlternateContent>
          <mc:Choice Requires="wps">
            <w:drawing>
              <wp:anchor distT="0" distB="0" distL="114300" distR="114300" simplePos="0" relativeHeight="251665408" behindDoc="0" locked="0" layoutInCell="1" allowOverlap="1">
                <wp:simplePos x="0" y="0"/>
                <wp:positionH relativeFrom="column">
                  <wp:posOffset>356870</wp:posOffset>
                </wp:positionH>
                <wp:positionV relativeFrom="paragraph">
                  <wp:posOffset>155575</wp:posOffset>
                </wp:positionV>
                <wp:extent cx="1873885" cy="635635"/>
                <wp:effectExtent l="13970" t="7620" r="7620" b="13970"/>
                <wp:wrapNone/>
                <wp:docPr id="2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885" cy="635635"/>
                        </a:xfrm>
                        <a:prstGeom prst="ellipse">
                          <a:avLst/>
                        </a:prstGeom>
                        <a:solidFill>
                          <a:srgbClr val="FFFFFF"/>
                        </a:solidFill>
                        <a:ln w="9525">
                          <a:solidFill>
                            <a:srgbClr val="000000"/>
                          </a:solidFill>
                          <a:round/>
                          <a:headEnd/>
                          <a:tailEnd/>
                        </a:ln>
                      </wps:spPr>
                      <wps:txbx>
                        <w:txbxContent>
                          <w:p w:rsidR="00B55A0C" w:rsidRDefault="00B55A0C" w:rsidP="009D32BF">
                            <w:pPr>
                              <w:jc w:val="center"/>
                            </w:pPr>
                            <w:r>
                              <w:t>Add Customer/Product/Equipment/enquiry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8" style="position:absolute;margin-left:28.1pt;margin-top:12.25pt;width:147.55pt;height:5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">
                <v:textbox>
                  <w:txbxContent>
                    <w:p w:rsidR="00B55A0C" w:rsidRDefault="00B55A0C" w:rsidP="009D32BF">
                      <w:pPr>
                        <w:jc w:val="center"/>
                      </w:pPr>
                      <w:r>
                        <w:t>Add Customer/Product/Equipment/enquiry</w:t>
                      </w:r>
                    </w:p>
                  </w:txbxContent>
                </v:textbox>
              </v:oval>
            </w:pict>
          </mc:Fallback>
        </mc:AlternateContent>
      </w:r>
    </w:p>
    <w:p w:rsidR="00665E7E" w:rsidRPr="00665E7E" w:rsidRDefault="00665E7E" w:rsidP="00665E7E"/>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57216" behindDoc="0" locked="0" layoutInCell="1" allowOverlap="1">
                <wp:simplePos x="0" y="0"/>
                <wp:positionH relativeFrom="column">
                  <wp:posOffset>2230755</wp:posOffset>
                </wp:positionH>
                <wp:positionV relativeFrom="paragraph">
                  <wp:posOffset>45085</wp:posOffset>
                </wp:positionV>
                <wp:extent cx="885190" cy="709930"/>
                <wp:effectExtent l="49530" t="51435" r="8255" b="10160"/>
                <wp:wrapNone/>
                <wp:docPr id="2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5190" cy="709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85436" id="AutoShape 20" o:spid="_x0000_s1026" type="#_x0000_t32" style="position:absolute;margin-left:175.65pt;margin-top:3.55pt;width:69.7pt;height:55.9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">
                <v:stroke endarrow="block"/>
              </v:shape>
            </w:pict>
          </mc:Fallback>
        </mc:AlternateContent>
      </w:r>
    </w:p>
    <w:p w:rsidR="00665E7E" w:rsidRPr="00665E7E" w:rsidRDefault="00665E7E" w:rsidP="00665E7E"/>
    <w:p w:rsidR="00665E7E" w:rsidRPr="00665E7E" w:rsidRDefault="00665E7E" w:rsidP="00665E7E"/>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56192" behindDoc="0" locked="0" layoutInCell="1" allowOverlap="1">
                <wp:simplePos x="0" y="0"/>
                <wp:positionH relativeFrom="column">
                  <wp:posOffset>1657985</wp:posOffset>
                </wp:positionH>
                <wp:positionV relativeFrom="paragraph">
                  <wp:posOffset>53975</wp:posOffset>
                </wp:positionV>
                <wp:extent cx="2066290" cy="439420"/>
                <wp:effectExtent l="10160" t="8890" r="9525" b="8890"/>
                <wp:wrapNone/>
                <wp:docPr id="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290" cy="439420"/>
                        </a:xfrm>
                        <a:prstGeom prst="rect">
                          <a:avLst/>
                        </a:prstGeom>
                        <a:solidFill>
                          <a:srgbClr val="FFFFFF"/>
                        </a:solidFill>
                        <a:ln w="9525">
                          <a:solidFill>
                            <a:srgbClr val="000000"/>
                          </a:solidFill>
                          <a:miter lim="800000"/>
                          <a:headEnd/>
                          <a:tailEnd/>
                        </a:ln>
                      </wps:spPr>
                      <wps:txbx>
                        <w:txbxContent>
                          <w:p w:rsidR="00B55A0C" w:rsidRPr="00D63672" w:rsidRDefault="00B55A0C">
                            <w:pPr>
                              <w:rPr>
                                <w:b/>
                                <w:sz w:val="28"/>
                                <w:szCs w:val="28"/>
                              </w:rPr>
                            </w:pPr>
                            <w:r w:rsidRPr="00D63672">
                              <w:rPr>
                                <w:b/>
                                <w:sz w:val="28"/>
                                <w:szCs w:val="28"/>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9" style="position:absolute;margin-left:130.55pt;margin-top:4.25pt;width:162.7pt;height:3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">
                <v:textbox>
                  <w:txbxContent>
                    <w:p w:rsidR="00B55A0C" w:rsidRPr="00D63672" w:rsidRDefault="00B55A0C">
                      <w:pPr>
                        <w:rPr>
                          <w:b/>
                          <w:sz w:val="28"/>
                          <w:szCs w:val="28"/>
                        </w:rPr>
                      </w:pPr>
                      <w:r w:rsidRPr="00D63672">
                        <w:rPr>
                          <w:b/>
                          <w:sz w:val="28"/>
                          <w:szCs w:val="28"/>
                        </w:rPr>
                        <w:t>ADMINISTRATOR</w:t>
                      </w:r>
                    </w:p>
                  </w:txbxContent>
                </v:textbox>
              </v:rect>
            </w:pict>
          </mc:Fallback>
        </mc:AlternateContent>
      </w:r>
    </w:p>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68480" behindDoc="0" locked="0" layoutInCell="1" allowOverlap="1">
                <wp:simplePos x="0" y="0"/>
                <wp:positionH relativeFrom="column">
                  <wp:posOffset>2647950</wp:posOffset>
                </wp:positionH>
                <wp:positionV relativeFrom="paragraph">
                  <wp:posOffset>142875</wp:posOffset>
                </wp:positionV>
                <wp:extent cx="118745" cy="974090"/>
                <wp:effectExtent l="19050" t="10160" r="14605" b="25400"/>
                <wp:wrapNone/>
                <wp:docPr id="21"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 cy="974090"/>
                        </a:xfrm>
                        <a:prstGeom prst="downArrow">
                          <a:avLst>
                            <a:gd name="adj1" fmla="val 50000"/>
                            <a:gd name="adj2" fmla="val 20508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74E86" id="AutoShape 30" o:spid="_x0000_s1026" type="#_x0000_t67" style="position:absolute;margin-left:208.5pt;margin-top:11.25pt;width:9.35pt;height:7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">
                <v:textbox style="layout-flow:vertical-ideographic"/>
              </v:shape>
            </w:pict>
          </mc:Fallback>
        </mc:AlternateContent>
      </w:r>
    </w:p>
    <w:p w:rsidR="00665E7E" w:rsidRPr="00665E7E" w:rsidRDefault="00665E7E" w:rsidP="00665E7E"/>
    <w:p w:rsidR="00665E7E" w:rsidRPr="00665E7E" w:rsidRDefault="00665E7E" w:rsidP="00665E7E"/>
    <w:p w:rsidR="00665E7E" w:rsidRPr="00665E7E" w:rsidRDefault="00665E7E" w:rsidP="00665E7E"/>
    <w:p w:rsidR="00665E7E" w:rsidRPr="00665E7E" w:rsidRDefault="0084696A" w:rsidP="0084696A">
      <w:pPr>
        <w:tabs>
          <w:tab w:val="left" w:pos="4196"/>
        </w:tabs>
      </w:pPr>
      <w:r>
        <w:t xml:space="preserve"> </w:t>
      </w:r>
      <w:r>
        <w:tab/>
      </w:r>
    </w:p>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69504" behindDoc="0" locked="0" layoutInCell="1" allowOverlap="1">
                <wp:simplePos x="0" y="0"/>
                <wp:positionH relativeFrom="column">
                  <wp:posOffset>336550</wp:posOffset>
                </wp:positionH>
                <wp:positionV relativeFrom="paragraph">
                  <wp:posOffset>65405</wp:posOffset>
                </wp:positionV>
                <wp:extent cx="4678680" cy="1983105"/>
                <wp:effectExtent l="22225" t="12700" r="23495" b="13970"/>
                <wp:wrapNone/>
                <wp:docPr id="2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8680" cy="1983105"/>
                        </a:xfrm>
                        <a:prstGeom prst="flowChartDecision">
                          <a:avLst/>
                        </a:prstGeom>
                        <a:solidFill>
                          <a:srgbClr val="FFFFFF"/>
                        </a:solidFill>
                        <a:ln w="9525">
                          <a:solidFill>
                            <a:srgbClr val="000000"/>
                          </a:solidFill>
                          <a:miter lim="800000"/>
                          <a:headEnd/>
                          <a:tailEnd/>
                        </a:ln>
                      </wps:spPr>
                      <wps:txbx>
                        <w:txbxContent>
                          <w:p w:rsidR="00B55A0C" w:rsidRPr="0044444F" w:rsidRDefault="00B55A0C" w:rsidP="008E4D64">
                            <w:pPr>
                              <w:jc w:val="center"/>
                              <w:rPr>
                                <w:b/>
                                <w:sz w:val="28"/>
                                <w:szCs w:val="28"/>
                              </w:rPr>
                            </w:pPr>
                            <w:r>
                              <w:rPr>
                                <w:b/>
                                <w:sz w:val="28"/>
                                <w:szCs w:val="28"/>
                              </w:rPr>
                              <w:t>Optical shop</w:t>
                            </w:r>
                            <w:r w:rsidRPr="0044444F">
                              <w:rPr>
                                <w:b/>
                                <w:sz w:val="28"/>
                                <w:szCs w:val="28"/>
                              </w:rPr>
                              <w:t xml:space="preserv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31" o:spid="_x0000_s1040" type="#_x0000_t110" style="position:absolute;margin-left:26.5pt;margin-top:5.15pt;width:368.4pt;height:15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">
                <v:textbox>
                  <w:txbxContent>
                    <w:p w:rsidR="00B55A0C" w:rsidRPr="0044444F" w:rsidRDefault="00B55A0C" w:rsidP="008E4D64">
                      <w:pPr>
                        <w:jc w:val="center"/>
                        <w:rPr>
                          <w:b/>
                          <w:sz w:val="28"/>
                          <w:szCs w:val="28"/>
                        </w:rPr>
                      </w:pPr>
                      <w:r>
                        <w:rPr>
                          <w:b/>
                          <w:sz w:val="28"/>
                          <w:szCs w:val="28"/>
                        </w:rPr>
                        <w:t>Optical shop</w:t>
                      </w:r>
                      <w:r w:rsidRPr="0044444F">
                        <w:rPr>
                          <w:b/>
                          <w:sz w:val="28"/>
                          <w:szCs w:val="28"/>
                        </w:rPr>
                        <w:t xml:space="preserve"> MANAGEMENT SYSTEM</w:t>
                      </w:r>
                    </w:p>
                  </w:txbxContent>
                </v:textbox>
              </v:shape>
            </w:pict>
          </mc:Fallback>
        </mc:AlternateContent>
      </w:r>
    </w:p>
    <w:p w:rsidR="00665E7E" w:rsidRPr="00665E7E" w:rsidRDefault="00665E7E" w:rsidP="00665E7E"/>
    <w:p w:rsidR="00665E7E" w:rsidRPr="00665E7E" w:rsidRDefault="00665E7E" w:rsidP="00665E7E"/>
    <w:p w:rsidR="00665E7E" w:rsidRPr="00665E7E" w:rsidRDefault="00665E7E" w:rsidP="00665E7E"/>
    <w:p w:rsidR="00665E7E" w:rsidRPr="00665E7E" w:rsidRDefault="00665E7E" w:rsidP="00665E7E"/>
    <w:p w:rsidR="00665E7E" w:rsidRPr="00665E7E" w:rsidRDefault="00665E7E" w:rsidP="00665E7E"/>
    <w:p w:rsidR="00665E7E" w:rsidRPr="00665E7E" w:rsidRDefault="00665E7E" w:rsidP="00665E7E"/>
    <w:p w:rsidR="00665E7E" w:rsidRPr="00665E7E" w:rsidRDefault="00B55A0C" w:rsidP="00665E7E">
      <w:r>
        <w:rPr>
          <w:noProof/>
        </w:rPr>
        <mc:AlternateContent>
          <mc:Choice Requires="wps">
            <w:drawing>
              <wp:anchor distT="0" distB="0" distL="114300" distR="114300" simplePos="0" relativeHeight="251661312" behindDoc="0" locked="0" layoutInCell="1" allowOverlap="1" wp14:anchorId="777EBBB0" wp14:editId="53F35176">
                <wp:simplePos x="0" y="0"/>
                <wp:positionH relativeFrom="column">
                  <wp:posOffset>4741799</wp:posOffset>
                </wp:positionH>
                <wp:positionV relativeFrom="paragraph">
                  <wp:posOffset>142996</wp:posOffset>
                </wp:positionV>
                <wp:extent cx="1897767" cy="1359767"/>
                <wp:effectExtent l="2222" t="0" r="28893" b="28892"/>
                <wp:wrapNone/>
                <wp:docPr id="1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897767" cy="1359767"/>
                        </a:xfrm>
                        <a:prstGeom prst="bentConnector3">
                          <a:avLst>
                            <a:gd name="adj1" fmla="val 492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16528" id="AutoShape 36" o:spid="_x0000_s1026" type="#_x0000_t34" style="position:absolute;margin-left:373.35pt;margin-top:11.25pt;width:149.45pt;height:107.0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" adj="10635"/>
            </w:pict>
          </mc:Fallback>
        </mc:AlternateContent>
      </w:r>
    </w:p>
    <w:p w:rsidR="00665E7E" w:rsidRPr="00665E7E" w:rsidRDefault="00665E7E" w:rsidP="00665E7E"/>
    <w:p w:rsidR="00665E7E" w:rsidRPr="00665E7E" w:rsidRDefault="00665E7E" w:rsidP="00665E7E"/>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72576" behindDoc="0" locked="0" layoutInCell="1" allowOverlap="1">
                <wp:simplePos x="0" y="0"/>
                <wp:positionH relativeFrom="column">
                  <wp:posOffset>2885440</wp:posOffset>
                </wp:positionH>
                <wp:positionV relativeFrom="paragraph">
                  <wp:posOffset>18415</wp:posOffset>
                </wp:positionV>
                <wp:extent cx="12065" cy="1909445"/>
                <wp:effectExtent l="46990" t="17145" r="55245" b="6985"/>
                <wp:wrapNone/>
                <wp:docPr id="1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 cy="1909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0F79B" id="AutoShape 34" o:spid="_x0000_s1026" type="#_x0000_t32" style="position:absolute;margin-left:227.2pt;margin-top:1.45pt;width:.95pt;height:150.3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0/PgIAAG0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2374900</wp:posOffset>
                </wp:positionH>
                <wp:positionV relativeFrom="paragraph">
                  <wp:posOffset>3810</wp:posOffset>
                </wp:positionV>
                <wp:extent cx="0" cy="1924050"/>
                <wp:effectExtent l="60325" t="12065" r="53975" b="1651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4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32C7B" id="AutoShape 33" o:spid="_x0000_s1026" type="#_x0000_t32" style="position:absolute;margin-left:187pt;margin-top:.3pt;width:0;height:15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uy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">
                <v:stroke endarrow="block"/>
              </v:shape>
            </w:pict>
          </mc:Fallback>
        </mc:AlternateContent>
      </w:r>
    </w:p>
    <w:p w:rsidR="00665E7E" w:rsidRPr="00665E7E" w:rsidRDefault="00665E7E" w:rsidP="00665E7E"/>
    <w:p w:rsidR="00665E7E" w:rsidRPr="00665E7E" w:rsidRDefault="00665E7E" w:rsidP="00665E7E"/>
    <w:p w:rsidR="00665E7E" w:rsidRPr="00665E7E" w:rsidRDefault="003075B0" w:rsidP="00665E7E">
      <w:r>
        <w:rPr>
          <w:noProof/>
        </w:rPr>
        <mc:AlternateContent>
          <mc:Choice Requires="wps">
            <w:drawing>
              <wp:anchor distT="0" distB="0" distL="114300" distR="114300" simplePos="0" relativeHeight="251673600" behindDoc="0" locked="0" layoutInCell="1" allowOverlap="1">
                <wp:simplePos x="0" y="0"/>
                <wp:positionH relativeFrom="column">
                  <wp:posOffset>2148840</wp:posOffset>
                </wp:positionH>
                <wp:positionV relativeFrom="paragraph">
                  <wp:posOffset>81915</wp:posOffset>
                </wp:positionV>
                <wp:extent cx="888365" cy="403860"/>
                <wp:effectExtent l="5715" t="6350" r="10795" b="8890"/>
                <wp:wrapNone/>
                <wp:docPr id="1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403860"/>
                        </a:xfrm>
                        <a:prstGeom prst="flowChartTerminator">
                          <a:avLst/>
                        </a:prstGeom>
                        <a:solidFill>
                          <a:srgbClr val="FFFFFF"/>
                        </a:solidFill>
                        <a:ln w="9525">
                          <a:solidFill>
                            <a:srgbClr val="000000"/>
                          </a:solidFill>
                          <a:miter lim="800000"/>
                          <a:headEnd/>
                          <a:tailEnd/>
                        </a:ln>
                      </wps:spPr>
                      <wps:txbx>
                        <w:txbxContent>
                          <w:p w:rsidR="00B55A0C" w:rsidRDefault="00B55A0C">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39" o:spid="_x0000_s1041" type="#_x0000_t116" style="position:absolute;margin-left:169.2pt;margin-top:6.45pt;width:69.95pt;height:3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">
                <v:textbox>
                  <w:txbxContent>
                    <w:p w:rsidR="00B55A0C" w:rsidRDefault="00B55A0C">
                      <w:r>
                        <w:t>Login</w:t>
                      </w:r>
                    </w:p>
                  </w:txbxContent>
                </v:textbox>
              </v:shape>
            </w:pict>
          </mc:Fallback>
        </mc:AlternateContent>
      </w:r>
    </w:p>
    <w:p w:rsidR="00665E7E" w:rsidRPr="00665E7E" w:rsidRDefault="00665E7E" w:rsidP="00665E7E"/>
    <w:p w:rsidR="00665E7E" w:rsidRPr="00665E7E" w:rsidRDefault="006103D9" w:rsidP="00665E7E">
      <w:r>
        <w:rPr>
          <w:noProof/>
        </w:rPr>
        <mc:AlternateContent>
          <mc:Choice Requires="wps">
            <w:drawing>
              <wp:anchor distT="0" distB="0" distL="114300" distR="114300" simplePos="0" relativeHeight="251658240" behindDoc="0" locked="0" layoutInCell="1" allowOverlap="1" wp14:anchorId="62351253" wp14:editId="290CD2F2">
                <wp:simplePos x="0" y="0"/>
                <wp:positionH relativeFrom="column">
                  <wp:posOffset>5409289</wp:posOffset>
                </wp:positionH>
                <wp:positionV relativeFrom="paragraph">
                  <wp:posOffset>132128</wp:posOffset>
                </wp:positionV>
                <wp:extent cx="1264896" cy="1675130"/>
                <wp:effectExtent l="0" t="0" r="12065" b="20320"/>
                <wp:wrapNone/>
                <wp:docPr id="1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896" cy="1675130"/>
                        </a:xfrm>
                        <a:prstGeom prst="can">
                          <a:avLst>
                            <a:gd name="adj" fmla="val 31433"/>
                          </a:avLst>
                        </a:prstGeom>
                        <a:solidFill>
                          <a:srgbClr val="FFFFFF"/>
                        </a:solidFill>
                        <a:ln w="9525">
                          <a:solidFill>
                            <a:srgbClr val="000000"/>
                          </a:solidFill>
                          <a:round/>
                          <a:headEnd/>
                          <a:tailEnd/>
                        </a:ln>
                      </wps:spPr>
                      <wps:txbx>
                        <w:txbxContent>
                          <w:p w:rsidR="00B55A0C" w:rsidRDefault="00B55A0C"/>
                          <w:p w:rsidR="00B55A0C" w:rsidRPr="0044444F" w:rsidRDefault="00B55A0C">
                            <w:pPr>
                              <w:rPr>
                                <w:b/>
                                <w:sz w:val="28"/>
                                <w:szCs w:val="28"/>
                              </w:rPr>
                            </w:pPr>
                          </w:p>
                          <w:p w:rsidR="00B55A0C" w:rsidRPr="0044444F" w:rsidRDefault="00B55A0C">
                            <w:pPr>
                              <w:rPr>
                                <w:b/>
                                <w:sz w:val="28"/>
                                <w:szCs w:val="28"/>
                              </w:rPr>
                            </w:pPr>
                            <w:r w:rsidRPr="0044444F">
                              <w:rPr>
                                <w:b/>
                                <w:sz w:val="28"/>
                                <w:szCs w:val="28"/>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51253" id="AutoShape 35" o:spid="_x0000_s1042" type="#_x0000_t22" style="position:absolute;margin-left:425.95pt;margin-top:10.4pt;width:99.6pt;height:13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" adj="5127">
                <v:textbox>
                  <w:txbxContent>
                    <w:p w:rsidR="00B55A0C" w:rsidRDefault="00B55A0C"/>
                    <w:p w:rsidR="00B55A0C" w:rsidRPr="0044444F" w:rsidRDefault="00B55A0C">
                      <w:pPr>
                        <w:rPr>
                          <w:b/>
                          <w:sz w:val="28"/>
                          <w:szCs w:val="28"/>
                        </w:rPr>
                      </w:pPr>
                    </w:p>
                    <w:p w:rsidR="00B55A0C" w:rsidRPr="0044444F" w:rsidRDefault="00B55A0C">
                      <w:pPr>
                        <w:rPr>
                          <w:b/>
                          <w:sz w:val="28"/>
                          <w:szCs w:val="28"/>
                        </w:rPr>
                      </w:pPr>
                      <w:r w:rsidRPr="0044444F">
                        <w:rPr>
                          <w:b/>
                          <w:sz w:val="28"/>
                          <w:szCs w:val="28"/>
                        </w:rPr>
                        <w:t>DATABASE</w:t>
                      </w:r>
                    </w:p>
                  </w:txbxContent>
                </v:textbox>
              </v:shape>
            </w:pict>
          </mc:Fallback>
        </mc:AlternateContent>
      </w:r>
    </w:p>
    <w:p w:rsidR="00665E7E" w:rsidRPr="00665E7E" w:rsidRDefault="00665E7E" w:rsidP="00665E7E"/>
    <w:p w:rsidR="00665E7E" w:rsidRDefault="00665E7E" w:rsidP="00665E7E"/>
    <w:p w:rsidR="00665E7E" w:rsidRPr="00665E7E" w:rsidRDefault="004A4ED8" w:rsidP="004A4ED8">
      <w:pPr>
        <w:tabs>
          <w:tab w:val="left" w:pos="4593"/>
        </w:tabs>
      </w:pPr>
      <w:r>
        <w:tab/>
      </w:r>
    </w:p>
    <w:p w:rsidR="00665E7E" w:rsidRPr="00665E7E" w:rsidRDefault="00665E7E" w:rsidP="00665E7E"/>
    <w:p w:rsidR="00665E7E" w:rsidRDefault="003075B0" w:rsidP="00665E7E">
      <w:r>
        <w:rPr>
          <w:noProof/>
        </w:rPr>
        <mc:AlternateContent>
          <mc:Choice Requires="wps">
            <w:drawing>
              <wp:anchor distT="0" distB="0" distL="114300" distR="114300" simplePos="0" relativeHeight="251670528" behindDoc="0" locked="0" layoutInCell="1" allowOverlap="1">
                <wp:simplePos x="0" y="0"/>
                <wp:positionH relativeFrom="column">
                  <wp:posOffset>1657985</wp:posOffset>
                </wp:positionH>
                <wp:positionV relativeFrom="paragraph">
                  <wp:posOffset>175895</wp:posOffset>
                </wp:positionV>
                <wp:extent cx="2125980" cy="652780"/>
                <wp:effectExtent l="10160" t="12065" r="6985" b="11430"/>
                <wp:wrapNone/>
                <wp:docPr id="1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652780"/>
                        </a:xfrm>
                        <a:prstGeom prst="rect">
                          <a:avLst/>
                        </a:prstGeom>
                        <a:solidFill>
                          <a:srgbClr val="FFFFFF"/>
                        </a:solidFill>
                        <a:ln w="9525">
                          <a:solidFill>
                            <a:srgbClr val="000000"/>
                          </a:solidFill>
                          <a:miter lim="800000"/>
                          <a:headEnd/>
                          <a:tailEnd/>
                        </a:ln>
                      </wps:spPr>
                      <wps:txbx>
                        <w:txbxContent>
                          <w:p w:rsidR="00B55A0C" w:rsidRPr="0044444F" w:rsidRDefault="00B55A0C" w:rsidP="00BA0E5A">
                            <w:pPr>
                              <w:jc w:val="center"/>
                              <w:rPr>
                                <w:b/>
                                <w:sz w:val="28"/>
                                <w:szCs w:val="28"/>
                              </w:rPr>
                            </w:pPr>
                            <w:r>
                              <w:rPr>
                                <w:b/>
                                <w:sz w:val="28"/>
                                <w:szCs w:val="28"/>
                              </w:rPr>
                              <w:t>ADMIN</w:t>
                            </w:r>
                            <w:r w:rsidRPr="0044444F">
                              <w:rPr>
                                <w:b/>
                                <w:sz w:val="28"/>
                                <w:szCs w:val="28"/>
                              </w:rPr>
                              <w:t xml:space="preserve"> can view all </w:t>
                            </w:r>
                            <w:r>
                              <w:rPr>
                                <w:b/>
                                <w:sz w:val="28"/>
                                <w:szCs w:val="28"/>
                              </w:rPr>
                              <w:t>details o</w:t>
                            </w:r>
                            <w:r w:rsidRPr="0044444F">
                              <w:rPr>
                                <w:b/>
                                <w:sz w:val="28"/>
                                <w:szCs w:val="28"/>
                              </w:rPr>
                              <w:t>f 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3" style="position:absolute;margin-left:130.55pt;margin-top:13.85pt;width:167.4pt;height:5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">
                <v:textbox>
                  <w:txbxContent>
                    <w:p w:rsidR="00B55A0C" w:rsidRPr="0044444F" w:rsidRDefault="00B55A0C" w:rsidP="00BA0E5A">
                      <w:pPr>
                        <w:jc w:val="center"/>
                        <w:rPr>
                          <w:b/>
                          <w:sz w:val="28"/>
                          <w:szCs w:val="28"/>
                        </w:rPr>
                      </w:pPr>
                      <w:r>
                        <w:rPr>
                          <w:b/>
                          <w:sz w:val="28"/>
                          <w:szCs w:val="28"/>
                        </w:rPr>
                        <w:t>ADMIN</w:t>
                      </w:r>
                      <w:r w:rsidRPr="0044444F">
                        <w:rPr>
                          <w:b/>
                          <w:sz w:val="28"/>
                          <w:szCs w:val="28"/>
                        </w:rPr>
                        <w:t xml:space="preserve"> can view all </w:t>
                      </w:r>
                      <w:r>
                        <w:rPr>
                          <w:b/>
                          <w:sz w:val="28"/>
                          <w:szCs w:val="28"/>
                        </w:rPr>
                        <w:t>details o</w:t>
                      </w:r>
                      <w:r w:rsidRPr="0044444F">
                        <w:rPr>
                          <w:b/>
                          <w:sz w:val="28"/>
                          <w:szCs w:val="28"/>
                        </w:rPr>
                        <w:t>f agency</w:t>
                      </w:r>
                    </w:p>
                  </w:txbxContent>
                </v:textbox>
              </v:rect>
            </w:pict>
          </mc:Fallback>
        </mc:AlternateContent>
      </w:r>
    </w:p>
    <w:p w:rsidR="00A4382F" w:rsidRDefault="00A4382F" w:rsidP="00665E7E">
      <w:pPr>
        <w:jc w:val="center"/>
      </w:pPr>
    </w:p>
    <w:p w:rsidR="00665E7E" w:rsidRDefault="00665E7E" w:rsidP="00665E7E">
      <w:pPr>
        <w:jc w:val="center"/>
      </w:pPr>
    </w:p>
    <w:p w:rsidR="00665E7E" w:rsidRDefault="00665E7E" w:rsidP="00665E7E">
      <w:pPr>
        <w:jc w:val="center"/>
      </w:pPr>
    </w:p>
    <w:p w:rsidR="00665E7E" w:rsidRPr="00AC39E9" w:rsidRDefault="00665E7E" w:rsidP="00665E7E">
      <w:pPr>
        <w:pStyle w:val="ListParagraph"/>
        <w:ind w:left="360"/>
        <w:rPr>
          <w:b/>
          <w:sz w:val="40"/>
          <w:szCs w:val="40"/>
        </w:rPr>
      </w:pPr>
      <w:r w:rsidRPr="00AC39E9">
        <w:rPr>
          <w:b/>
          <w:sz w:val="32"/>
          <w:szCs w:val="32"/>
          <w:u w:val="single"/>
        </w:rPr>
        <w:lastRenderedPageBreak/>
        <w:t>7. Database Structure</w:t>
      </w:r>
      <w:r>
        <w:rPr>
          <w:b/>
          <w:sz w:val="32"/>
          <w:szCs w:val="32"/>
          <w:u w:val="single"/>
        </w:rPr>
        <w:t>:-</w:t>
      </w:r>
    </w:p>
    <w:p w:rsidR="00665E7E" w:rsidRDefault="00665E7E" w:rsidP="00665E7E">
      <w:pPr>
        <w:pStyle w:val="ListParagraph"/>
        <w:ind w:left="0"/>
        <w:rPr>
          <w:rFonts w:eastAsia="Calibri,Bold"/>
          <w:b/>
          <w:bCs/>
          <w:sz w:val="32"/>
          <w:szCs w:val="32"/>
          <w:u w:val="single"/>
          <w:lang w:val="en-IN" w:eastAsia="en-IN"/>
        </w:rPr>
      </w:pPr>
    </w:p>
    <w:p w:rsidR="00665E7E" w:rsidRPr="00AC39E9" w:rsidRDefault="009F4D9B" w:rsidP="00665E7E">
      <w:pPr>
        <w:pStyle w:val="ListParagraph"/>
        <w:ind w:left="0"/>
        <w:rPr>
          <w:rFonts w:eastAsia="Calibri,Bold"/>
          <w:b/>
          <w:bCs/>
          <w:sz w:val="28"/>
          <w:szCs w:val="28"/>
          <w:u w:val="single"/>
          <w:lang w:val="en-IN" w:eastAsia="en-IN"/>
        </w:rPr>
      </w:pPr>
      <w:r w:rsidRPr="009F4D9B">
        <w:rPr>
          <w:rFonts w:eastAsia="Calibri,Bold"/>
          <w:b/>
          <w:bCs/>
          <w:sz w:val="28"/>
          <w:szCs w:val="28"/>
          <w:lang w:val="en-IN" w:eastAsia="en-IN"/>
        </w:rPr>
        <w:t xml:space="preserve">        </w:t>
      </w:r>
      <w:r w:rsidR="00665E7E" w:rsidRPr="00AC39E9">
        <w:rPr>
          <w:rFonts w:eastAsia="Calibri,Bold"/>
          <w:b/>
          <w:bCs/>
          <w:sz w:val="28"/>
          <w:szCs w:val="28"/>
          <w:u w:val="single"/>
          <w:lang w:val="en-IN" w:eastAsia="en-IN"/>
        </w:rPr>
        <w:t>Tables:-</w:t>
      </w:r>
    </w:p>
    <w:p w:rsidR="00665E7E" w:rsidRDefault="00665E7E" w:rsidP="00665E7E">
      <w:pPr>
        <w:pStyle w:val="ListParagraph"/>
        <w:ind w:left="360"/>
        <w:rPr>
          <w:rFonts w:eastAsia="Calibri,Bold"/>
          <w:b/>
          <w:bCs/>
          <w:color w:val="FF0000"/>
          <w:sz w:val="24"/>
          <w:szCs w:val="24"/>
          <w:lang w:val="en-IN" w:eastAsia="en-IN"/>
        </w:rPr>
      </w:pPr>
    </w:p>
    <w:p w:rsidR="00665E7E" w:rsidRDefault="00665E7E" w:rsidP="00665E7E">
      <w:pPr>
        <w:pStyle w:val="ListParagraph"/>
        <w:ind w:left="0"/>
        <w:jc w:val="center"/>
        <w:rPr>
          <w:b/>
          <w:sz w:val="40"/>
          <w:szCs w:val="40"/>
        </w:rPr>
      </w:pPr>
      <w:r w:rsidRPr="00C871D5">
        <w:rPr>
          <w:sz w:val="32"/>
          <w:szCs w:val="32"/>
        </w:rPr>
        <w:t xml:space="preserve">Table 1: </w:t>
      </w:r>
      <w:r>
        <w:rPr>
          <w:sz w:val="32"/>
          <w:szCs w:val="32"/>
        </w:rPr>
        <w:t>login Table</w:t>
      </w:r>
    </w:p>
    <w:p w:rsidR="00665E7E" w:rsidRDefault="00665E7E" w:rsidP="00665E7E">
      <w:pPr>
        <w:pStyle w:val="ListParagraph"/>
        <w:ind w:left="0"/>
        <w:jc w:val="center"/>
        <w:rPr>
          <w:b/>
          <w:sz w:val="40"/>
          <w:szCs w:val="40"/>
        </w:rPr>
      </w:pP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5"/>
        <w:gridCol w:w="4645"/>
      </w:tblGrid>
      <w:tr w:rsidR="00665E7E" w:rsidRPr="00842BBD" w:rsidTr="000F4417">
        <w:tc>
          <w:tcPr>
            <w:tcW w:w="4645" w:type="dxa"/>
          </w:tcPr>
          <w:p w:rsidR="00665E7E" w:rsidRPr="009B15AA" w:rsidRDefault="00665E7E" w:rsidP="002F59D0">
            <w:pPr>
              <w:pStyle w:val="ListParagraph"/>
              <w:ind w:left="0"/>
              <w:jc w:val="center"/>
              <w:rPr>
                <w:b/>
                <w:sz w:val="32"/>
                <w:szCs w:val="32"/>
              </w:rPr>
            </w:pPr>
            <w:r w:rsidRPr="009B15AA">
              <w:rPr>
                <w:b/>
                <w:sz w:val="32"/>
                <w:szCs w:val="32"/>
              </w:rPr>
              <w:t xml:space="preserve">Field </w:t>
            </w:r>
          </w:p>
        </w:tc>
        <w:tc>
          <w:tcPr>
            <w:tcW w:w="4645" w:type="dxa"/>
          </w:tcPr>
          <w:p w:rsidR="00665E7E" w:rsidRPr="009B15AA" w:rsidRDefault="009B15AA" w:rsidP="002F59D0">
            <w:pPr>
              <w:pStyle w:val="ListParagraph"/>
              <w:ind w:left="0"/>
              <w:jc w:val="center"/>
              <w:rPr>
                <w:b/>
                <w:sz w:val="32"/>
                <w:szCs w:val="32"/>
              </w:rPr>
            </w:pPr>
            <w:r>
              <w:rPr>
                <w:b/>
                <w:sz w:val="32"/>
                <w:szCs w:val="32"/>
              </w:rPr>
              <w:t>T</w:t>
            </w:r>
            <w:r w:rsidR="00665E7E" w:rsidRPr="009B15AA">
              <w:rPr>
                <w:b/>
                <w:sz w:val="32"/>
                <w:szCs w:val="32"/>
              </w:rPr>
              <w:t>ype</w:t>
            </w:r>
          </w:p>
        </w:tc>
      </w:tr>
      <w:tr w:rsidR="00665E7E" w:rsidRPr="00842BBD" w:rsidTr="000F4417">
        <w:tc>
          <w:tcPr>
            <w:tcW w:w="4645" w:type="dxa"/>
          </w:tcPr>
          <w:p w:rsidR="00665E7E" w:rsidRPr="00842BBD" w:rsidRDefault="00665E7E" w:rsidP="002F59D0">
            <w:pPr>
              <w:pStyle w:val="ListParagraph"/>
              <w:ind w:left="0"/>
              <w:jc w:val="center"/>
              <w:rPr>
                <w:sz w:val="40"/>
                <w:szCs w:val="40"/>
              </w:rPr>
            </w:pPr>
            <w:r w:rsidRPr="00842BBD">
              <w:rPr>
                <w:sz w:val="40"/>
                <w:szCs w:val="40"/>
              </w:rPr>
              <w:t>User</w:t>
            </w:r>
            <w:r w:rsidR="002D0F3E">
              <w:rPr>
                <w:sz w:val="40"/>
                <w:szCs w:val="40"/>
              </w:rPr>
              <w:t>Name</w:t>
            </w:r>
            <w:r w:rsidRPr="00842BBD">
              <w:rPr>
                <w:sz w:val="40"/>
                <w:szCs w:val="40"/>
              </w:rPr>
              <w:t xml:space="preserve"> </w:t>
            </w:r>
          </w:p>
        </w:tc>
        <w:tc>
          <w:tcPr>
            <w:tcW w:w="4645" w:type="dxa"/>
          </w:tcPr>
          <w:p w:rsidR="00665E7E" w:rsidRPr="00842BBD" w:rsidRDefault="00D64A7D" w:rsidP="002F59D0">
            <w:pPr>
              <w:pStyle w:val="ListParagraph"/>
              <w:ind w:left="0"/>
              <w:jc w:val="center"/>
              <w:rPr>
                <w:sz w:val="40"/>
                <w:szCs w:val="40"/>
              </w:rPr>
            </w:pPr>
            <w:r>
              <w:rPr>
                <w:sz w:val="32"/>
                <w:szCs w:val="32"/>
              </w:rPr>
              <w:t>varchar</w:t>
            </w:r>
          </w:p>
        </w:tc>
      </w:tr>
      <w:tr w:rsidR="00665E7E" w:rsidRPr="00842BBD" w:rsidTr="000F4417">
        <w:tc>
          <w:tcPr>
            <w:tcW w:w="4645" w:type="dxa"/>
          </w:tcPr>
          <w:p w:rsidR="00665E7E" w:rsidRPr="00842BBD" w:rsidRDefault="00665E7E" w:rsidP="002F59D0">
            <w:pPr>
              <w:pStyle w:val="ListParagraph"/>
              <w:ind w:left="0"/>
              <w:jc w:val="center"/>
              <w:rPr>
                <w:sz w:val="40"/>
                <w:szCs w:val="40"/>
              </w:rPr>
            </w:pPr>
            <w:r w:rsidRPr="00842BBD">
              <w:rPr>
                <w:sz w:val="40"/>
                <w:szCs w:val="40"/>
              </w:rPr>
              <w:t>password</w:t>
            </w:r>
          </w:p>
        </w:tc>
        <w:tc>
          <w:tcPr>
            <w:tcW w:w="4645" w:type="dxa"/>
          </w:tcPr>
          <w:p w:rsidR="00665E7E" w:rsidRPr="00842BBD" w:rsidRDefault="00D64A7D" w:rsidP="002F59D0">
            <w:pPr>
              <w:pStyle w:val="ListParagraph"/>
              <w:ind w:left="0"/>
              <w:jc w:val="center"/>
              <w:rPr>
                <w:sz w:val="40"/>
                <w:szCs w:val="40"/>
              </w:rPr>
            </w:pPr>
            <w:r>
              <w:rPr>
                <w:sz w:val="32"/>
                <w:szCs w:val="32"/>
              </w:rPr>
              <w:t>varchar</w:t>
            </w:r>
          </w:p>
        </w:tc>
      </w:tr>
      <w:tr w:rsidR="00665E7E" w:rsidRPr="00842BBD" w:rsidTr="000F4417">
        <w:tc>
          <w:tcPr>
            <w:tcW w:w="4645" w:type="dxa"/>
          </w:tcPr>
          <w:p w:rsidR="00665E7E" w:rsidRPr="00842BBD" w:rsidRDefault="00D64A7D" w:rsidP="002F59D0">
            <w:pPr>
              <w:pStyle w:val="ListParagraph"/>
              <w:ind w:left="0"/>
              <w:jc w:val="center"/>
              <w:rPr>
                <w:sz w:val="40"/>
                <w:szCs w:val="40"/>
              </w:rPr>
            </w:pPr>
            <w:r>
              <w:rPr>
                <w:sz w:val="40"/>
                <w:szCs w:val="40"/>
              </w:rPr>
              <w:t>usertype</w:t>
            </w:r>
          </w:p>
        </w:tc>
        <w:tc>
          <w:tcPr>
            <w:tcW w:w="4645" w:type="dxa"/>
          </w:tcPr>
          <w:p w:rsidR="00665E7E" w:rsidRPr="00842BBD" w:rsidRDefault="00D64A7D" w:rsidP="002F59D0">
            <w:pPr>
              <w:pStyle w:val="ListParagraph"/>
              <w:ind w:left="0"/>
              <w:jc w:val="center"/>
              <w:rPr>
                <w:sz w:val="40"/>
                <w:szCs w:val="40"/>
              </w:rPr>
            </w:pPr>
            <w:r>
              <w:rPr>
                <w:sz w:val="40"/>
                <w:szCs w:val="40"/>
              </w:rPr>
              <w:t>varchar</w:t>
            </w:r>
          </w:p>
        </w:tc>
      </w:tr>
    </w:tbl>
    <w:p w:rsidR="00665E7E" w:rsidRDefault="00665E7E" w:rsidP="00665E7E">
      <w:pPr>
        <w:pStyle w:val="ListParagraph"/>
        <w:ind w:left="360"/>
        <w:jc w:val="center"/>
        <w:rPr>
          <w:b/>
          <w:sz w:val="40"/>
          <w:szCs w:val="40"/>
        </w:rPr>
      </w:pPr>
    </w:p>
    <w:p w:rsidR="00C62811" w:rsidRDefault="00C62811" w:rsidP="00C62811">
      <w:pPr>
        <w:pStyle w:val="ListParagraph"/>
        <w:ind w:left="0"/>
        <w:jc w:val="center"/>
        <w:rPr>
          <w:sz w:val="32"/>
          <w:szCs w:val="32"/>
        </w:rPr>
      </w:pPr>
      <w:r w:rsidRPr="000A6F89">
        <w:rPr>
          <w:sz w:val="32"/>
          <w:szCs w:val="32"/>
        </w:rPr>
        <w:t xml:space="preserve">Table 2: </w:t>
      </w:r>
      <w:r w:rsidR="008E4D64">
        <w:rPr>
          <w:sz w:val="32"/>
          <w:szCs w:val="32"/>
        </w:rPr>
        <w:t>Customer</w:t>
      </w:r>
    </w:p>
    <w:p w:rsidR="00C62811" w:rsidRDefault="00C62811" w:rsidP="00C62811">
      <w:pPr>
        <w:pStyle w:val="ListParagraph"/>
        <w:ind w:left="0"/>
        <w:jc w:val="center"/>
        <w:rPr>
          <w:sz w:val="32"/>
          <w:szCs w:val="32"/>
        </w:rPr>
      </w:pPr>
    </w:p>
    <w:tbl>
      <w:tblPr>
        <w:tblStyle w:val="TableGrid"/>
        <w:tblW w:w="9208" w:type="dxa"/>
        <w:tblInd w:w="631" w:type="dxa"/>
        <w:tblLook w:val="04A0" w:firstRow="1" w:lastRow="0" w:firstColumn="1" w:lastColumn="0" w:noHBand="0" w:noVBand="1"/>
      </w:tblPr>
      <w:tblGrid>
        <w:gridCol w:w="4183"/>
        <w:gridCol w:w="5025"/>
      </w:tblGrid>
      <w:tr w:rsidR="00C62811" w:rsidTr="000239D9">
        <w:trPr>
          <w:trHeight w:val="411"/>
        </w:trPr>
        <w:tc>
          <w:tcPr>
            <w:tcW w:w="4183" w:type="dxa"/>
          </w:tcPr>
          <w:p w:rsidR="00C62811" w:rsidRPr="009B15AA" w:rsidRDefault="009B15AA" w:rsidP="009B15AA">
            <w:pPr>
              <w:pStyle w:val="ListParagraph"/>
              <w:ind w:left="0"/>
              <w:jc w:val="center"/>
              <w:rPr>
                <w:b/>
                <w:sz w:val="32"/>
                <w:szCs w:val="32"/>
              </w:rPr>
            </w:pPr>
            <w:r w:rsidRPr="009B15AA">
              <w:rPr>
                <w:b/>
                <w:sz w:val="32"/>
                <w:szCs w:val="32"/>
              </w:rPr>
              <w:t>Field</w:t>
            </w:r>
          </w:p>
        </w:tc>
        <w:tc>
          <w:tcPr>
            <w:tcW w:w="5025" w:type="dxa"/>
          </w:tcPr>
          <w:p w:rsidR="00C62811" w:rsidRPr="009B15AA" w:rsidRDefault="009B15AA" w:rsidP="009B15AA">
            <w:pPr>
              <w:pStyle w:val="ListParagraph"/>
              <w:ind w:left="0"/>
              <w:jc w:val="center"/>
              <w:rPr>
                <w:b/>
                <w:sz w:val="32"/>
                <w:szCs w:val="32"/>
              </w:rPr>
            </w:pPr>
            <w:r w:rsidRPr="009B15AA">
              <w:rPr>
                <w:b/>
                <w:sz w:val="32"/>
                <w:szCs w:val="32"/>
              </w:rPr>
              <w:t>Type</w:t>
            </w:r>
          </w:p>
        </w:tc>
      </w:tr>
      <w:tr w:rsidR="00C62811" w:rsidTr="000239D9">
        <w:trPr>
          <w:trHeight w:val="411"/>
        </w:trPr>
        <w:tc>
          <w:tcPr>
            <w:tcW w:w="4183" w:type="dxa"/>
            <w:tcBorders>
              <w:top w:val="single" w:sz="4" w:space="0" w:color="auto"/>
            </w:tcBorders>
          </w:tcPr>
          <w:p w:rsidR="00C62811" w:rsidRDefault="008E4D64" w:rsidP="009B15AA">
            <w:pPr>
              <w:pStyle w:val="ListParagraph"/>
              <w:ind w:left="0"/>
              <w:jc w:val="center"/>
              <w:rPr>
                <w:sz w:val="32"/>
                <w:szCs w:val="32"/>
              </w:rPr>
            </w:pPr>
            <w:r>
              <w:rPr>
                <w:sz w:val="32"/>
                <w:szCs w:val="32"/>
              </w:rPr>
              <w:t>Customer</w:t>
            </w:r>
            <w:r w:rsidR="00D64A7D">
              <w:rPr>
                <w:sz w:val="32"/>
                <w:szCs w:val="32"/>
              </w:rPr>
              <w:t>ID</w:t>
            </w:r>
          </w:p>
        </w:tc>
        <w:tc>
          <w:tcPr>
            <w:tcW w:w="5025" w:type="dxa"/>
          </w:tcPr>
          <w:p w:rsidR="00C62811" w:rsidRDefault="008E4D64" w:rsidP="009B15AA">
            <w:pPr>
              <w:pStyle w:val="ListParagraph"/>
              <w:ind w:left="0"/>
              <w:jc w:val="center"/>
              <w:rPr>
                <w:sz w:val="32"/>
                <w:szCs w:val="32"/>
              </w:rPr>
            </w:pPr>
            <w:r>
              <w:rPr>
                <w:sz w:val="40"/>
                <w:szCs w:val="40"/>
              </w:rPr>
              <w:t>autonumber</w:t>
            </w:r>
          </w:p>
        </w:tc>
      </w:tr>
      <w:tr w:rsidR="00C62811" w:rsidTr="000239D9">
        <w:trPr>
          <w:trHeight w:val="392"/>
        </w:trPr>
        <w:tc>
          <w:tcPr>
            <w:tcW w:w="4183" w:type="dxa"/>
          </w:tcPr>
          <w:p w:rsidR="00C62811" w:rsidRDefault="008E4D64" w:rsidP="009B15AA">
            <w:pPr>
              <w:pStyle w:val="ListParagraph"/>
              <w:ind w:left="0"/>
              <w:jc w:val="center"/>
              <w:rPr>
                <w:sz w:val="32"/>
                <w:szCs w:val="32"/>
              </w:rPr>
            </w:pPr>
            <w:r>
              <w:rPr>
                <w:sz w:val="32"/>
                <w:szCs w:val="32"/>
              </w:rPr>
              <w:t>customer</w:t>
            </w:r>
            <w:r w:rsidR="00D64A7D">
              <w:rPr>
                <w:sz w:val="32"/>
                <w:szCs w:val="32"/>
              </w:rPr>
              <w:t>Name</w:t>
            </w:r>
          </w:p>
        </w:tc>
        <w:tc>
          <w:tcPr>
            <w:tcW w:w="5025" w:type="dxa"/>
          </w:tcPr>
          <w:p w:rsidR="00C62811" w:rsidRDefault="00D64A7D" w:rsidP="009B15AA">
            <w:pPr>
              <w:pStyle w:val="ListParagraph"/>
              <w:ind w:left="0"/>
              <w:jc w:val="center"/>
              <w:rPr>
                <w:sz w:val="32"/>
                <w:szCs w:val="32"/>
              </w:rPr>
            </w:pPr>
            <w:r>
              <w:rPr>
                <w:sz w:val="40"/>
                <w:szCs w:val="40"/>
              </w:rPr>
              <w:t>varchar</w:t>
            </w:r>
          </w:p>
        </w:tc>
      </w:tr>
      <w:tr w:rsidR="00C62811" w:rsidTr="000239D9">
        <w:trPr>
          <w:trHeight w:val="411"/>
        </w:trPr>
        <w:tc>
          <w:tcPr>
            <w:tcW w:w="4183" w:type="dxa"/>
          </w:tcPr>
          <w:p w:rsidR="00C62811" w:rsidRDefault="008E4D64" w:rsidP="009B15AA">
            <w:pPr>
              <w:pStyle w:val="ListParagraph"/>
              <w:ind w:left="0"/>
              <w:jc w:val="center"/>
              <w:rPr>
                <w:sz w:val="32"/>
                <w:szCs w:val="32"/>
              </w:rPr>
            </w:pPr>
            <w:r>
              <w:rPr>
                <w:sz w:val="32"/>
                <w:szCs w:val="32"/>
              </w:rPr>
              <w:t>Address</w:t>
            </w:r>
          </w:p>
        </w:tc>
        <w:tc>
          <w:tcPr>
            <w:tcW w:w="5025" w:type="dxa"/>
          </w:tcPr>
          <w:p w:rsidR="00C62811" w:rsidRDefault="00D64A7D" w:rsidP="009B15AA">
            <w:pPr>
              <w:pStyle w:val="ListParagraph"/>
              <w:ind w:left="0"/>
              <w:jc w:val="center"/>
              <w:rPr>
                <w:sz w:val="32"/>
                <w:szCs w:val="32"/>
              </w:rPr>
            </w:pPr>
            <w:r>
              <w:rPr>
                <w:sz w:val="40"/>
                <w:szCs w:val="40"/>
              </w:rPr>
              <w:t>varchar</w:t>
            </w:r>
          </w:p>
        </w:tc>
      </w:tr>
      <w:tr w:rsidR="00C62811" w:rsidTr="000239D9">
        <w:trPr>
          <w:trHeight w:val="392"/>
        </w:trPr>
        <w:tc>
          <w:tcPr>
            <w:tcW w:w="4183" w:type="dxa"/>
          </w:tcPr>
          <w:p w:rsidR="00C62811" w:rsidRDefault="008E4D64" w:rsidP="009B15AA">
            <w:pPr>
              <w:pStyle w:val="ListParagraph"/>
              <w:ind w:left="0"/>
              <w:jc w:val="center"/>
              <w:rPr>
                <w:sz w:val="32"/>
                <w:szCs w:val="32"/>
              </w:rPr>
            </w:pPr>
            <w:r>
              <w:rPr>
                <w:sz w:val="32"/>
                <w:szCs w:val="32"/>
              </w:rPr>
              <w:t>Phone</w:t>
            </w:r>
          </w:p>
        </w:tc>
        <w:tc>
          <w:tcPr>
            <w:tcW w:w="5025" w:type="dxa"/>
          </w:tcPr>
          <w:p w:rsidR="00C62811" w:rsidRDefault="00D64A7D" w:rsidP="009B15AA">
            <w:pPr>
              <w:pStyle w:val="ListParagraph"/>
              <w:ind w:left="0"/>
              <w:jc w:val="center"/>
              <w:rPr>
                <w:sz w:val="32"/>
                <w:szCs w:val="32"/>
              </w:rPr>
            </w:pPr>
            <w:r>
              <w:rPr>
                <w:sz w:val="32"/>
                <w:szCs w:val="32"/>
              </w:rPr>
              <w:t>datetime</w:t>
            </w:r>
          </w:p>
        </w:tc>
      </w:tr>
      <w:tr w:rsidR="00C62811" w:rsidTr="000239D9">
        <w:trPr>
          <w:trHeight w:val="411"/>
        </w:trPr>
        <w:tc>
          <w:tcPr>
            <w:tcW w:w="4183" w:type="dxa"/>
          </w:tcPr>
          <w:p w:rsidR="00C62811" w:rsidRDefault="008E4D64" w:rsidP="009B15AA">
            <w:pPr>
              <w:pStyle w:val="ListParagraph"/>
              <w:ind w:left="0"/>
              <w:jc w:val="center"/>
              <w:rPr>
                <w:sz w:val="32"/>
                <w:szCs w:val="32"/>
              </w:rPr>
            </w:pPr>
            <w:r>
              <w:rPr>
                <w:sz w:val="32"/>
                <w:szCs w:val="32"/>
              </w:rPr>
              <w:t>EyePower</w:t>
            </w:r>
          </w:p>
        </w:tc>
        <w:tc>
          <w:tcPr>
            <w:tcW w:w="5025" w:type="dxa"/>
          </w:tcPr>
          <w:p w:rsidR="00C62811" w:rsidRDefault="00D64A7D" w:rsidP="009B15AA">
            <w:pPr>
              <w:pStyle w:val="ListParagraph"/>
              <w:ind w:left="0"/>
              <w:jc w:val="center"/>
              <w:rPr>
                <w:sz w:val="32"/>
                <w:szCs w:val="32"/>
              </w:rPr>
            </w:pPr>
            <w:r>
              <w:rPr>
                <w:sz w:val="40"/>
                <w:szCs w:val="40"/>
              </w:rPr>
              <w:t>varchar</w:t>
            </w:r>
          </w:p>
        </w:tc>
      </w:tr>
      <w:tr w:rsidR="00D64A7D" w:rsidTr="000239D9">
        <w:trPr>
          <w:trHeight w:val="411"/>
        </w:trPr>
        <w:tc>
          <w:tcPr>
            <w:tcW w:w="4183" w:type="dxa"/>
          </w:tcPr>
          <w:p w:rsidR="00D64A7D" w:rsidRDefault="008E4D64" w:rsidP="009B15AA">
            <w:pPr>
              <w:pStyle w:val="ListParagraph"/>
              <w:ind w:left="0"/>
              <w:jc w:val="center"/>
              <w:rPr>
                <w:sz w:val="32"/>
                <w:szCs w:val="32"/>
              </w:rPr>
            </w:pPr>
            <w:r>
              <w:rPr>
                <w:sz w:val="32"/>
                <w:szCs w:val="32"/>
              </w:rPr>
              <w:t>ConsultantDocotor</w:t>
            </w:r>
          </w:p>
        </w:tc>
        <w:tc>
          <w:tcPr>
            <w:tcW w:w="5025" w:type="dxa"/>
          </w:tcPr>
          <w:p w:rsidR="00D64A7D" w:rsidRDefault="00D64A7D" w:rsidP="009B15AA">
            <w:pPr>
              <w:pStyle w:val="ListParagraph"/>
              <w:ind w:left="0"/>
              <w:jc w:val="center"/>
              <w:rPr>
                <w:sz w:val="32"/>
                <w:szCs w:val="32"/>
              </w:rPr>
            </w:pPr>
            <w:r>
              <w:rPr>
                <w:sz w:val="40"/>
                <w:szCs w:val="40"/>
              </w:rPr>
              <w:t>varchar</w:t>
            </w:r>
          </w:p>
        </w:tc>
      </w:tr>
    </w:tbl>
    <w:p w:rsidR="00030612" w:rsidRDefault="00030612" w:rsidP="00665E7E">
      <w:pPr>
        <w:jc w:val="center"/>
      </w:pPr>
    </w:p>
    <w:p w:rsidR="00030612" w:rsidRDefault="00030612" w:rsidP="00030612">
      <w:pPr>
        <w:pStyle w:val="ListParagraph"/>
        <w:ind w:left="0"/>
        <w:jc w:val="center"/>
        <w:rPr>
          <w:rFonts w:ascii="Courier New" w:eastAsiaTheme="minorHAnsi" w:hAnsi="Courier New" w:cs="Courier New"/>
          <w:noProof/>
          <w:sz w:val="36"/>
          <w:szCs w:val="36"/>
        </w:rPr>
      </w:pPr>
      <w:r>
        <w:rPr>
          <w:sz w:val="32"/>
          <w:szCs w:val="32"/>
        </w:rPr>
        <w:t>Table 3</w:t>
      </w:r>
      <w:r w:rsidRPr="000A6F89">
        <w:rPr>
          <w:sz w:val="32"/>
          <w:szCs w:val="32"/>
        </w:rPr>
        <w:t xml:space="preserve">: </w:t>
      </w:r>
      <w:r w:rsidR="000F17E1">
        <w:rPr>
          <w:rFonts w:ascii="Courier New" w:eastAsiaTheme="minorHAnsi" w:hAnsi="Courier New" w:cs="Courier New"/>
          <w:noProof/>
          <w:sz w:val="36"/>
          <w:szCs w:val="36"/>
        </w:rPr>
        <w:t>Product</w:t>
      </w:r>
    </w:p>
    <w:p w:rsidR="00113EA7" w:rsidRDefault="00113EA7" w:rsidP="00030612">
      <w:pPr>
        <w:pStyle w:val="ListParagraph"/>
        <w:ind w:left="0"/>
        <w:jc w:val="center"/>
        <w:rPr>
          <w:sz w:val="32"/>
          <w:szCs w:val="32"/>
        </w:rPr>
      </w:pPr>
    </w:p>
    <w:tbl>
      <w:tblPr>
        <w:tblStyle w:val="TableGrid"/>
        <w:tblW w:w="0" w:type="auto"/>
        <w:tblInd w:w="254" w:type="dxa"/>
        <w:tblLook w:val="04A0" w:firstRow="1" w:lastRow="0" w:firstColumn="1" w:lastColumn="0" w:noHBand="0" w:noVBand="1"/>
      </w:tblPr>
      <w:tblGrid>
        <w:gridCol w:w="4788"/>
        <w:gridCol w:w="4788"/>
      </w:tblGrid>
      <w:tr w:rsidR="00030612" w:rsidTr="000239D9">
        <w:tc>
          <w:tcPr>
            <w:tcW w:w="4788" w:type="dxa"/>
          </w:tcPr>
          <w:p w:rsidR="00030612" w:rsidRPr="004F2993" w:rsidRDefault="00030612" w:rsidP="00030612">
            <w:pPr>
              <w:pStyle w:val="ListParagraph"/>
              <w:ind w:left="0"/>
              <w:jc w:val="center"/>
              <w:rPr>
                <w:b/>
                <w:sz w:val="32"/>
                <w:szCs w:val="32"/>
              </w:rPr>
            </w:pPr>
            <w:r w:rsidRPr="004F2993">
              <w:rPr>
                <w:b/>
                <w:sz w:val="32"/>
                <w:szCs w:val="32"/>
              </w:rPr>
              <w:t>Field</w:t>
            </w:r>
          </w:p>
        </w:tc>
        <w:tc>
          <w:tcPr>
            <w:tcW w:w="4788" w:type="dxa"/>
          </w:tcPr>
          <w:p w:rsidR="00030612" w:rsidRPr="004F2993" w:rsidRDefault="00030612" w:rsidP="00030612">
            <w:pPr>
              <w:pStyle w:val="ListParagraph"/>
              <w:ind w:left="0"/>
              <w:jc w:val="center"/>
              <w:rPr>
                <w:b/>
                <w:sz w:val="32"/>
                <w:szCs w:val="32"/>
              </w:rPr>
            </w:pPr>
            <w:r w:rsidRPr="004F2993">
              <w:rPr>
                <w:b/>
                <w:sz w:val="32"/>
                <w:szCs w:val="32"/>
              </w:rPr>
              <w:t>Type</w:t>
            </w:r>
          </w:p>
        </w:tc>
      </w:tr>
      <w:tr w:rsidR="00030612" w:rsidTr="000239D9">
        <w:tc>
          <w:tcPr>
            <w:tcW w:w="4788" w:type="dxa"/>
          </w:tcPr>
          <w:p w:rsidR="00030612" w:rsidRDefault="000F17E1" w:rsidP="00030612">
            <w:pPr>
              <w:pStyle w:val="ListParagraph"/>
              <w:ind w:left="0"/>
              <w:jc w:val="center"/>
              <w:rPr>
                <w:sz w:val="32"/>
                <w:szCs w:val="32"/>
              </w:rPr>
            </w:pPr>
            <w:r>
              <w:rPr>
                <w:sz w:val="32"/>
                <w:szCs w:val="32"/>
              </w:rPr>
              <w:t>ProuductI</w:t>
            </w:r>
            <w:r w:rsidR="007D1A78">
              <w:rPr>
                <w:sz w:val="32"/>
                <w:szCs w:val="32"/>
              </w:rPr>
              <w:t>D</w:t>
            </w:r>
          </w:p>
        </w:tc>
        <w:tc>
          <w:tcPr>
            <w:tcW w:w="4788" w:type="dxa"/>
          </w:tcPr>
          <w:p w:rsidR="00030612" w:rsidRDefault="000F17E1" w:rsidP="00030612">
            <w:pPr>
              <w:pStyle w:val="ListParagraph"/>
              <w:ind w:left="0"/>
              <w:jc w:val="center"/>
              <w:rPr>
                <w:sz w:val="32"/>
                <w:szCs w:val="32"/>
              </w:rPr>
            </w:pPr>
            <w:r>
              <w:rPr>
                <w:sz w:val="32"/>
                <w:szCs w:val="32"/>
              </w:rPr>
              <w:t>AutoNumber</w:t>
            </w:r>
          </w:p>
        </w:tc>
      </w:tr>
      <w:tr w:rsidR="00030612" w:rsidTr="000239D9">
        <w:tc>
          <w:tcPr>
            <w:tcW w:w="4788" w:type="dxa"/>
          </w:tcPr>
          <w:p w:rsidR="00030612" w:rsidRDefault="000F17E1" w:rsidP="00030612">
            <w:pPr>
              <w:pStyle w:val="ListParagraph"/>
              <w:ind w:left="0"/>
              <w:jc w:val="center"/>
              <w:rPr>
                <w:sz w:val="32"/>
                <w:szCs w:val="32"/>
              </w:rPr>
            </w:pPr>
            <w:r>
              <w:rPr>
                <w:rFonts w:ascii="Courier New" w:eastAsiaTheme="minorHAnsi" w:hAnsi="Courier New" w:cs="Courier New"/>
                <w:noProof/>
                <w:sz w:val="36"/>
                <w:szCs w:val="36"/>
              </w:rPr>
              <w:t>ProductName</w:t>
            </w:r>
          </w:p>
        </w:tc>
        <w:tc>
          <w:tcPr>
            <w:tcW w:w="4788" w:type="dxa"/>
          </w:tcPr>
          <w:p w:rsidR="00030612" w:rsidRDefault="007D1A78" w:rsidP="00030612">
            <w:pPr>
              <w:pStyle w:val="ListParagraph"/>
              <w:ind w:left="0"/>
              <w:jc w:val="center"/>
              <w:rPr>
                <w:sz w:val="32"/>
                <w:szCs w:val="32"/>
              </w:rPr>
            </w:pPr>
            <w:r>
              <w:rPr>
                <w:sz w:val="32"/>
                <w:szCs w:val="32"/>
              </w:rPr>
              <w:t>Varchar</w:t>
            </w:r>
          </w:p>
        </w:tc>
      </w:tr>
      <w:tr w:rsidR="00030612" w:rsidTr="000239D9">
        <w:tc>
          <w:tcPr>
            <w:tcW w:w="4788" w:type="dxa"/>
          </w:tcPr>
          <w:p w:rsidR="00030612" w:rsidRDefault="000F17E1" w:rsidP="00030612">
            <w:pPr>
              <w:pStyle w:val="ListParagraph"/>
              <w:ind w:left="0"/>
              <w:jc w:val="center"/>
              <w:rPr>
                <w:sz w:val="32"/>
                <w:szCs w:val="32"/>
              </w:rPr>
            </w:pPr>
            <w:r>
              <w:rPr>
                <w:sz w:val="32"/>
                <w:szCs w:val="32"/>
              </w:rPr>
              <w:t>Eyepower</w:t>
            </w:r>
          </w:p>
        </w:tc>
        <w:tc>
          <w:tcPr>
            <w:tcW w:w="4788" w:type="dxa"/>
          </w:tcPr>
          <w:p w:rsidR="00030612" w:rsidRDefault="007D1A78" w:rsidP="00030612">
            <w:pPr>
              <w:pStyle w:val="ListParagraph"/>
              <w:ind w:left="0"/>
              <w:jc w:val="center"/>
              <w:rPr>
                <w:sz w:val="32"/>
                <w:szCs w:val="32"/>
              </w:rPr>
            </w:pPr>
            <w:r>
              <w:rPr>
                <w:sz w:val="32"/>
                <w:szCs w:val="32"/>
              </w:rPr>
              <w:t>Varchar</w:t>
            </w:r>
          </w:p>
        </w:tc>
      </w:tr>
      <w:tr w:rsidR="00030612" w:rsidTr="000239D9">
        <w:tc>
          <w:tcPr>
            <w:tcW w:w="4788" w:type="dxa"/>
          </w:tcPr>
          <w:p w:rsidR="00030612" w:rsidRDefault="000F17E1" w:rsidP="00030612">
            <w:pPr>
              <w:pStyle w:val="ListParagraph"/>
              <w:ind w:left="0"/>
              <w:jc w:val="center"/>
              <w:rPr>
                <w:sz w:val="32"/>
                <w:szCs w:val="32"/>
              </w:rPr>
            </w:pPr>
            <w:r>
              <w:rPr>
                <w:sz w:val="32"/>
                <w:szCs w:val="32"/>
              </w:rPr>
              <w:t>GlassType</w:t>
            </w:r>
          </w:p>
        </w:tc>
        <w:tc>
          <w:tcPr>
            <w:tcW w:w="4788" w:type="dxa"/>
          </w:tcPr>
          <w:p w:rsidR="00030612" w:rsidRDefault="007D1A78" w:rsidP="00030612">
            <w:pPr>
              <w:pStyle w:val="ListParagraph"/>
              <w:ind w:left="0"/>
              <w:jc w:val="center"/>
              <w:rPr>
                <w:sz w:val="32"/>
                <w:szCs w:val="32"/>
              </w:rPr>
            </w:pPr>
            <w:r>
              <w:rPr>
                <w:sz w:val="32"/>
                <w:szCs w:val="32"/>
              </w:rPr>
              <w:t>Varchar</w:t>
            </w:r>
          </w:p>
        </w:tc>
      </w:tr>
      <w:tr w:rsidR="00030612" w:rsidTr="000239D9">
        <w:tc>
          <w:tcPr>
            <w:tcW w:w="4788" w:type="dxa"/>
          </w:tcPr>
          <w:p w:rsidR="00030612" w:rsidRDefault="000F17E1" w:rsidP="00030612">
            <w:pPr>
              <w:pStyle w:val="ListParagraph"/>
              <w:ind w:left="0"/>
              <w:jc w:val="center"/>
              <w:rPr>
                <w:sz w:val="32"/>
                <w:szCs w:val="32"/>
              </w:rPr>
            </w:pPr>
            <w:r>
              <w:rPr>
                <w:sz w:val="32"/>
                <w:szCs w:val="32"/>
              </w:rPr>
              <w:t>Frametype</w:t>
            </w:r>
          </w:p>
        </w:tc>
        <w:tc>
          <w:tcPr>
            <w:tcW w:w="4788" w:type="dxa"/>
          </w:tcPr>
          <w:p w:rsidR="00030612" w:rsidRDefault="007D1A78" w:rsidP="00030612">
            <w:pPr>
              <w:pStyle w:val="ListParagraph"/>
              <w:ind w:left="0"/>
              <w:jc w:val="center"/>
              <w:rPr>
                <w:sz w:val="32"/>
                <w:szCs w:val="32"/>
              </w:rPr>
            </w:pPr>
            <w:r>
              <w:rPr>
                <w:sz w:val="32"/>
                <w:szCs w:val="32"/>
              </w:rPr>
              <w:t>Varchar</w:t>
            </w:r>
          </w:p>
        </w:tc>
      </w:tr>
      <w:tr w:rsidR="007D1A78" w:rsidTr="000239D9">
        <w:tc>
          <w:tcPr>
            <w:tcW w:w="4788" w:type="dxa"/>
          </w:tcPr>
          <w:p w:rsidR="007D1A78" w:rsidRDefault="000F17E1" w:rsidP="00030612">
            <w:pPr>
              <w:pStyle w:val="ListParagraph"/>
              <w:ind w:left="0"/>
              <w:jc w:val="center"/>
              <w:rPr>
                <w:sz w:val="32"/>
                <w:szCs w:val="32"/>
              </w:rPr>
            </w:pPr>
            <w:r>
              <w:rPr>
                <w:rFonts w:ascii="Courier New" w:eastAsiaTheme="minorHAnsi" w:hAnsi="Courier New" w:cs="Courier New"/>
                <w:noProof/>
                <w:sz w:val="36"/>
                <w:szCs w:val="36"/>
              </w:rPr>
              <w:t>Price</w:t>
            </w:r>
          </w:p>
        </w:tc>
        <w:tc>
          <w:tcPr>
            <w:tcW w:w="4788" w:type="dxa"/>
          </w:tcPr>
          <w:p w:rsidR="007D1A78" w:rsidRDefault="000F17E1" w:rsidP="00030612">
            <w:pPr>
              <w:pStyle w:val="ListParagraph"/>
              <w:ind w:left="0"/>
              <w:jc w:val="center"/>
              <w:rPr>
                <w:sz w:val="32"/>
                <w:szCs w:val="32"/>
              </w:rPr>
            </w:pPr>
            <w:r>
              <w:rPr>
                <w:sz w:val="32"/>
                <w:szCs w:val="32"/>
              </w:rPr>
              <w:t>number</w:t>
            </w:r>
          </w:p>
        </w:tc>
      </w:tr>
    </w:tbl>
    <w:p w:rsidR="00030612" w:rsidRDefault="00030612" w:rsidP="00030612">
      <w:pPr>
        <w:pStyle w:val="ListParagraph"/>
        <w:ind w:left="0"/>
        <w:jc w:val="center"/>
        <w:rPr>
          <w:sz w:val="32"/>
          <w:szCs w:val="32"/>
        </w:rPr>
      </w:pPr>
    </w:p>
    <w:p w:rsidR="00113EA7" w:rsidRDefault="00113EA7" w:rsidP="00113EA7">
      <w:pPr>
        <w:pStyle w:val="ListParagraph"/>
        <w:ind w:left="0"/>
        <w:jc w:val="center"/>
        <w:rPr>
          <w:sz w:val="32"/>
          <w:szCs w:val="32"/>
        </w:rPr>
      </w:pPr>
    </w:p>
    <w:p w:rsidR="00113EA7" w:rsidRDefault="00113EA7" w:rsidP="00113EA7">
      <w:pPr>
        <w:pStyle w:val="ListParagraph"/>
        <w:ind w:left="0"/>
        <w:jc w:val="center"/>
        <w:rPr>
          <w:sz w:val="32"/>
          <w:szCs w:val="32"/>
        </w:rPr>
      </w:pPr>
      <w:r>
        <w:rPr>
          <w:sz w:val="32"/>
          <w:szCs w:val="32"/>
        </w:rPr>
        <w:lastRenderedPageBreak/>
        <w:t>Table 4</w:t>
      </w:r>
      <w:r w:rsidRPr="000A6F89">
        <w:rPr>
          <w:sz w:val="32"/>
          <w:szCs w:val="32"/>
        </w:rPr>
        <w:t xml:space="preserve">: </w:t>
      </w:r>
      <w:r>
        <w:rPr>
          <w:rFonts w:ascii="Courier New" w:eastAsiaTheme="minorHAnsi" w:hAnsi="Courier New" w:cs="Courier New"/>
          <w:noProof/>
          <w:sz w:val="36"/>
          <w:szCs w:val="36"/>
        </w:rPr>
        <w:t>Doctor</w:t>
      </w:r>
    </w:p>
    <w:p w:rsidR="00113EA7" w:rsidRDefault="00113EA7" w:rsidP="00030612">
      <w:pPr>
        <w:pStyle w:val="ListParagraph"/>
        <w:ind w:left="0"/>
        <w:jc w:val="center"/>
        <w:rPr>
          <w:sz w:val="32"/>
          <w:szCs w:val="32"/>
        </w:rPr>
      </w:pPr>
    </w:p>
    <w:p w:rsidR="00113EA7" w:rsidRDefault="00113EA7" w:rsidP="00030612">
      <w:pPr>
        <w:pStyle w:val="ListParagraph"/>
        <w:ind w:left="0"/>
        <w:jc w:val="center"/>
        <w:rPr>
          <w:sz w:val="32"/>
          <w:szCs w:val="32"/>
        </w:rPr>
      </w:pPr>
    </w:p>
    <w:p w:rsidR="00030612" w:rsidRDefault="00113EA7" w:rsidP="00030612">
      <w:pPr>
        <w:pStyle w:val="ListParagraph"/>
        <w:ind w:left="0"/>
        <w:jc w:val="center"/>
        <w:rPr>
          <w:sz w:val="32"/>
          <w:szCs w:val="32"/>
        </w:rPr>
      </w:pPr>
      <w:r>
        <w:rPr>
          <w:sz w:val="32"/>
          <w:szCs w:val="32"/>
        </w:rPr>
        <w:t xml:space="preserve"> </w:t>
      </w:r>
    </w:p>
    <w:p w:rsidR="00113EA7" w:rsidRDefault="00113EA7" w:rsidP="00113EA7">
      <w:pPr>
        <w:pStyle w:val="ListParagraph"/>
        <w:ind w:left="0"/>
        <w:rPr>
          <w:sz w:val="32"/>
          <w:szCs w:val="32"/>
        </w:rPr>
      </w:pPr>
    </w:p>
    <w:tbl>
      <w:tblPr>
        <w:tblStyle w:val="TableGrid"/>
        <w:tblpPr w:leftFromText="180" w:rightFromText="180" w:vertAnchor="page" w:horzAnchor="margin" w:tblpXSpec="center" w:tblpY="2260"/>
        <w:tblW w:w="0" w:type="auto"/>
        <w:tblLook w:val="04A0" w:firstRow="1" w:lastRow="0" w:firstColumn="1" w:lastColumn="0" w:noHBand="0" w:noVBand="1"/>
      </w:tblPr>
      <w:tblGrid>
        <w:gridCol w:w="4534"/>
        <w:gridCol w:w="4534"/>
      </w:tblGrid>
      <w:tr w:rsidR="00030612" w:rsidTr="00113EA7">
        <w:trPr>
          <w:trHeight w:val="356"/>
        </w:trPr>
        <w:tc>
          <w:tcPr>
            <w:tcW w:w="4534" w:type="dxa"/>
          </w:tcPr>
          <w:p w:rsidR="00030612" w:rsidRPr="004F2993" w:rsidRDefault="00030612" w:rsidP="00113EA7">
            <w:pPr>
              <w:pStyle w:val="ListParagraph"/>
              <w:ind w:left="0"/>
              <w:jc w:val="center"/>
              <w:rPr>
                <w:b/>
                <w:sz w:val="32"/>
                <w:szCs w:val="32"/>
              </w:rPr>
            </w:pPr>
            <w:r w:rsidRPr="004F2993">
              <w:rPr>
                <w:b/>
                <w:sz w:val="32"/>
                <w:szCs w:val="32"/>
              </w:rPr>
              <w:t>Field</w:t>
            </w:r>
          </w:p>
        </w:tc>
        <w:tc>
          <w:tcPr>
            <w:tcW w:w="4534" w:type="dxa"/>
          </w:tcPr>
          <w:p w:rsidR="00030612" w:rsidRPr="004F2993" w:rsidRDefault="00030612" w:rsidP="00113EA7">
            <w:pPr>
              <w:pStyle w:val="ListParagraph"/>
              <w:ind w:left="0"/>
              <w:jc w:val="center"/>
              <w:rPr>
                <w:b/>
                <w:sz w:val="32"/>
                <w:szCs w:val="32"/>
              </w:rPr>
            </w:pPr>
            <w:r w:rsidRPr="004F2993">
              <w:rPr>
                <w:b/>
                <w:sz w:val="32"/>
                <w:szCs w:val="32"/>
              </w:rPr>
              <w:t>Type</w:t>
            </w:r>
          </w:p>
        </w:tc>
      </w:tr>
      <w:tr w:rsidR="00030612" w:rsidTr="00113EA7">
        <w:trPr>
          <w:trHeight w:val="385"/>
        </w:trPr>
        <w:tc>
          <w:tcPr>
            <w:tcW w:w="4534" w:type="dxa"/>
          </w:tcPr>
          <w:p w:rsidR="00030612" w:rsidRDefault="00016F39" w:rsidP="00113EA7">
            <w:pPr>
              <w:pStyle w:val="ListParagraph"/>
              <w:ind w:left="0"/>
              <w:jc w:val="center"/>
              <w:rPr>
                <w:sz w:val="32"/>
                <w:szCs w:val="32"/>
              </w:rPr>
            </w:pPr>
            <w:r>
              <w:rPr>
                <w:sz w:val="32"/>
                <w:szCs w:val="32"/>
              </w:rPr>
              <w:t>Doctor</w:t>
            </w:r>
            <w:r w:rsidR="007D1A78">
              <w:rPr>
                <w:sz w:val="32"/>
                <w:szCs w:val="32"/>
              </w:rPr>
              <w:t>ID</w:t>
            </w:r>
          </w:p>
        </w:tc>
        <w:tc>
          <w:tcPr>
            <w:tcW w:w="4534" w:type="dxa"/>
          </w:tcPr>
          <w:p w:rsidR="00030612" w:rsidRDefault="00016F39" w:rsidP="00113EA7">
            <w:pPr>
              <w:pStyle w:val="ListParagraph"/>
              <w:ind w:left="0"/>
              <w:jc w:val="center"/>
              <w:rPr>
                <w:sz w:val="32"/>
                <w:szCs w:val="32"/>
              </w:rPr>
            </w:pPr>
            <w:r>
              <w:rPr>
                <w:sz w:val="32"/>
                <w:szCs w:val="32"/>
              </w:rPr>
              <w:t>autonumber</w:t>
            </w:r>
          </w:p>
        </w:tc>
      </w:tr>
      <w:tr w:rsidR="00030612" w:rsidTr="00113EA7">
        <w:trPr>
          <w:trHeight w:val="415"/>
        </w:trPr>
        <w:tc>
          <w:tcPr>
            <w:tcW w:w="4534" w:type="dxa"/>
          </w:tcPr>
          <w:p w:rsidR="00030612" w:rsidRDefault="00016F39" w:rsidP="00113EA7">
            <w:pPr>
              <w:pStyle w:val="ListParagraph"/>
              <w:ind w:left="0"/>
              <w:jc w:val="center"/>
              <w:rPr>
                <w:sz w:val="32"/>
                <w:szCs w:val="32"/>
              </w:rPr>
            </w:pPr>
            <w:r>
              <w:rPr>
                <w:rFonts w:ascii="Courier New" w:eastAsiaTheme="minorHAnsi" w:hAnsi="Courier New" w:cs="Courier New"/>
                <w:noProof/>
                <w:sz w:val="36"/>
                <w:szCs w:val="36"/>
              </w:rPr>
              <w:t>Doctor</w:t>
            </w:r>
            <w:r w:rsidR="007D1A78">
              <w:rPr>
                <w:rFonts w:ascii="Courier New" w:eastAsiaTheme="minorHAnsi" w:hAnsi="Courier New" w:cs="Courier New"/>
                <w:noProof/>
                <w:sz w:val="36"/>
                <w:szCs w:val="36"/>
              </w:rPr>
              <w:t>Name</w:t>
            </w:r>
          </w:p>
        </w:tc>
        <w:tc>
          <w:tcPr>
            <w:tcW w:w="4534" w:type="dxa"/>
          </w:tcPr>
          <w:p w:rsidR="00030612" w:rsidRDefault="007D1A78" w:rsidP="00113EA7">
            <w:pPr>
              <w:pStyle w:val="ListParagraph"/>
              <w:ind w:left="0"/>
              <w:jc w:val="center"/>
              <w:rPr>
                <w:sz w:val="32"/>
                <w:szCs w:val="32"/>
              </w:rPr>
            </w:pPr>
            <w:r>
              <w:rPr>
                <w:sz w:val="32"/>
                <w:szCs w:val="32"/>
              </w:rPr>
              <w:t>Varchar</w:t>
            </w:r>
          </w:p>
        </w:tc>
      </w:tr>
      <w:tr w:rsidR="00030612" w:rsidTr="00113EA7">
        <w:trPr>
          <w:trHeight w:val="356"/>
        </w:trPr>
        <w:tc>
          <w:tcPr>
            <w:tcW w:w="4534" w:type="dxa"/>
          </w:tcPr>
          <w:p w:rsidR="00030612" w:rsidRDefault="007D1A78" w:rsidP="00113EA7">
            <w:pPr>
              <w:pStyle w:val="ListParagraph"/>
              <w:ind w:left="0"/>
              <w:jc w:val="center"/>
              <w:rPr>
                <w:sz w:val="32"/>
                <w:szCs w:val="32"/>
              </w:rPr>
            </w:pPr>
            <w:r>
              <w:rPr>
                <w:sz w:val="32"/>
                <w:szCs w:val="32"/>
              </w:rPr>
              <w:t>Qua</w:t>
            </w:r>
            <w:r w:rsidR="00016F39">
              <w:rPr>
                <w:sz w:val="32"/>
                <w:szCs w:val="32"/>
              </w:rPr>
              <w:t>lification</w:t>
            </w:r>
          </w:p>
        </w:tc>
        <w:tc>
          <w:tcPr>
            <w:tcW w:w="4534" w:type="dxa"/>
          </w:tcPr>
          <w:p w:rsidR="00030612" w:rsidRDefault="00016F39" w:rsidP="00113EA7">
            <w:pPr>
              <w:pStyle w:val="ListParagraph"/>
              <w:ind w:left="0"/>
              <w:jc w:val="center"/>
              <w:rPr>
                <w:sz w:val="32"/>
                <w:szCs w:val="32"/>
              </w:rPr>
            </w:pPr>
            <w:r>
              <w:rPr>
                <w:sz w:val="32"/>
                <w:szCs w:val="32"/>
              </w:rPr>
              <w:t>Varchar</w:t>
            </w:r>
          </w:p>
        </w:tc>
      </w:tr>
      <w:tr w:rsidR="00030612" w:rsidTr="00113EA7">
        <w:trPr>
          <w:trHeight w:val="356"/>
        </w:trPr>
        <w:tc>
          <w:tcPr>
            <w:tcW w:w="4534" w:type="dxa"/>
          </w:tcPr>
          <w:p w:rsidR="00030612" w:rsidRDefault="00016F39" w:rsidP="00113EA7">
            <w:pPr>
              <w:pStyle w:val="ListParagraph"/>
              <w:ind w:left="0"/>
              <w:jc w:val="center"/>
              <w:rPr>
                <w:sz w:val="32"/>
                <w:szCs w:val="32"/>
              </w:rPr>
            </w:pPr>
            <w:r>
              <w:rPr>
                <w:sz w:val="32"/>
                <w:szCs w:val="32"/>
              </w:rPr>
              <w:t>Hospitanname</w:t>
            </w:r>
          </w:p>
        </w:tc>
        <w:tc>
          <w:tcPr>
            <w:tcW w:w="4534" w:type="dxa"/>
          </w:tcPr>
          <w:p w:rsidR="00030612" w:rsidRDefault="00016F39" w:rsidP="00113EA7">
            <w:pPr>
              <w:pStyle w:val="ListParagraph"/>
              <w:ind w:left="0"/>
              <w:jc w:val="center"/>
              <w:rPr>
                <w:sz w:val="32"/>
                <w:szCs w:val="32"/>
              </w:rPr>
            </w:pPr>
            <w:r>
              <w:rPr>
                <w:sz w:val="32"/>
                <w:szCs w:val="32"/>
              </w:rPr>
              <w:t>Nvarchar</w:t>
            </w:r>
          </w:p>
        </w:tc>
      </w:tr>
      <w:tr w:rsidR="007D1A78" w:rsidTr="00113EA7">
        <w:trPr>
          <w:trHeight w:val="385"/>
        </w:trPr>
        <w:tc>
          <w:tcPr>
            <w:tcW w:w="4534" w:type="dxa"/>
          </w:tcPr>
          <w:p w:rsidR="007D1A78" w:rsidRDefault="00016F39" w:rsidP="00113EA7">
            <w:pPr>
              <w:pStyle w:val="ListParagraph"/>
              <w:ind w:left="0"/>
              <w:jc w:val="center"/>
              <w:rPr>
                <w:sz w:val="32"/>
                <w:szCs w:val="32"/>
              </w:rPr>
            </w:pPr>
            <w:r>
              <w:rPr>
                <w:sz w:val="32"/>
                <w:szCs w:val="32"/>
              </w:rPr>
              <w:t>Phone</w:t>
            </w:r>
          </w:p>
        </w:tc>
        <w:tc>
          <w:tcPr>
            <w:tcW w:w="4534" w:type="dxa"/>
          </w:tcPr>
          <w:p w:rsidR="007D1A78" w:rsidRDefault="007D1A78" w:rsidP="00113EA7">
            <w:pPr>
              <w:pStyle w:val="ListParagraph"/>
              <w:ind w:left="0"/>
              <w:jc w:val="center"/>
              <w:rPr>
                <w:sz w:val="32"/>
                <w:szCs w:val="32"/>
              </w:rPr>
            </w:pPr>
            <w:r>
              <w:rPr>
                <w:sz w:val="32"/>
                <w:szCs w:val="32"/>
              </w:rPr>
              <w:t>numeric</w:t>
            </w:r>
          </w:p>
        </w:tc>
      </w:tr>
      <w:tr w:rsidR="00016F39" w:rsidTr="00113EA7">
        <w:trPr>
          <w:trHeight w:val="356"/>
        </w:trPr>
        <w:tc>
          <w:tcPr>
            <w:tcW w:w="4534" w:type="dxa"/>
          </w:tcPr>
          <w:p w:rsidR="00016F39" w:rsidRDefault="00016F39" w:rsidP="00113EA7">
            <w:pPr>
              <w:pStyle w:val="ListParagraph"/>
              <w:ind w:left="0"/>
              <w:jc w:val="center"/>
              <w:rPr>
                <w:sz w:val="32"/>
                <w:szCs w:val="32"/>
              </w:rPr>
            </w:pPr>
            <w:r>
              <w:rPr>
                <w:sz w:val="32"/>
                <w:szCs w:val="32"/>
              </w:rPr>
              <w:t>Email</w:t>
            </w:r>
          </w:p>
        </w:tc>
        <w:tc>
          <w:tcPr>
            <w:tcW w:w="4534" w:type="dxa"/>
          </w:tcPr>
          <w:p w:rsidR="00016F39" w:rsidRDefault="00016F39" w:rsidP="00113EA7">
            <w:pPr>
              <w:pStyle w:val="ListParagraph"/>
              <w:ind w:left="0"/>
              <w:jc w:val="center"/>
              <w:rPr>
                <w:sz w:val="32"/>
                <w:szCs w:val="32"/>
              </w:rPr>
            </w:pPr>
            <w:r>
              <w:rPr>
                <w:sz w:val="32"/>
                <w:szCs w:val="32"/>
              </w:rPr>
              <w:t>nvarchar</w:t>
            </w:r>
          </w:p>
        </w:tc>
      </w:tr>
    </w:tbl>
    <w:p w:rsidR="00030612" w:rsidRDefault="00030612" w:rsidP="00030612">
      <w:pPr>
        <w:pStyle w:val="ListParagraph"/>
        <w:ind w:left="0"/>
        <w:jc w:val="center"/>
        <w:rPr>
          <w:sz w:val="32"/>
          <w:szCs w:val="32"/>
        </w:rPr>
      </w:pPr>
    </w:p>
    <w:p w:rsidR="002F59D0" w:rsidRDefault="002F59D0" w:rsidP="00030612">
      <w:pPr>
        <w:jc w:val="center"/>
      </w:pPr>
    </w:p>
    <w:p w:rsidR="002F59D0" w:rsidRDefault="002F59D0" w:rsidP="002F59D0">
      <w:pPr>
        <w:pStyle w:val="ListParagraph"/>
        <w:ind w:left="0"/>
        <w:jc w:val="center"/>
        <w:rPr>
          <w:sz w:val="32"/>
          <w:szCs w:val="32"/>
        </w:rPr>
      </w:pPr>
      <w:r>
        <w:rPr>
          <w:sz w:val="32"/>
          <w:szCs w:val="32"/>
        </w:rPr>
        <w:t>Table 5</w:t>
      </w:r>
      <w:r w:rsidRPr="000A6F89">
        <w:rPr>
          <w:sz w:val="32"/>
          <w:szCs w:val="32"/>
        </w:rPr>
        <w:t xml:space="preserve">: </w:t>
      </w:r>
      <w:r w:rsidR="00F44EB9">
        <w:rPr>
          <w:rFonts w:ascii="Courier New" w:eastAsiaTheme="minorHAnsi" w:hAnsi="Courier New" w:cs="Courier New"/>
          <w:noProof/>
          <w:sz w:val="36"/>
          <w:szCs w:val="36"/>
        </w:rPr>
        <w:t>tblSales</w:t>
      </w:r>
    </w:p>
    <w:tbl>
      <w:tblPr>
        <w:tblStyle w:val="TableGrid"/>
        <w:tblpPr w:leftFromText="180" w:rightFromText="180" w:vertAnchor="text" w:horzAnchor="margin" w:tblpXSpec="center" w:tblpY="185"/>
        <w:tblW w:w="0" w:type="auto"/>
        <w:tblLook w:val="04A0" w:firstRow="1" w:lastRow="0" w:firstColumn="1" w:lastColumn="0" w:noHBand="0" w:noVBand="1"/>
      </w:tblPr>
      <w:tblGrid>
        <w:gridCol w:w="4808"/>
        <w:gridCol w:w="4808"/>
      </w:tblGrid>
      <w:tr w:rsidR="00113EA7" w:rsidTr="00113EA7">
        <w:trPr>
          <w:trHeight w:val="171"/>
        </w:trPr>
        <w:tc>
          <w:tcPr>
            <w:tcW w:w="4808" w:type="dxa"/>
          </w:tcPr>
          <w:p w:rsidR="00113EA7" w:rsidRPr="004F2993" w:rsidRDefault="00113EA7" w:rsidP="00113EA7">
            <w:pPr>
              <w:pStyle w:val="ListParagraph"/>
              <w:ind w:left="0"/>
              <w:jc w:val="center"/>
              <w:rPr>
                <w:b/>
                <w:sz w:val="32"/>
                <w:szCs w:val="32"/>
              </w:rPr>
            </w:pPr>
            <w:r w:rsidRPr="004F2993">
              <w:rPr>
                <w:b/>
                <w:sz w:val="32"/>
                <w:szCs w:val="32"/>
              </w:rPr>
              <w:t>Field</w:t>
            </w:r>
          </w:p>
        </w:tc>
        <w:tc>
          <w:tcPr>
            <w:tcW w:w="4808" w:type="dxa"/>
          </w:tcPr>
          <w:p w:rsidR="00113EA7" w:rsidRPr="004F2993" w:rsidRDefault="00113EA7" w:rsidP="00113EA7">
            <w:pPr>
              <w:pStyle w:val="ListParagraph"/>
              <w:ind w:left="0"/>
              <w:jc w:val="center"/>
              <w:rPr>
                <w:b/>
                <w:sz w:val="32"/>
                <w:szCs w:val="32"/>
              </w:rPr>
            </w:pPr>
            <w:r w:rsidRPr="004F2993">
              <w:rPr>
                <w:b/>
                <w:sz w:val="32"/>
                <w:szCs w:val="32"/>
              </w:rPr>
              <w:t>Type</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Bill</w:t>
            </w:r>
          </w:p>
        </w:tc>
        <w:tc>
          <w:tcPr>
            <w:tcW w:w="4808" w:type="dxa"/>
          </w:tcPr>
          <w:p w:rsidR="00113EA7" w:rsidRDefault="00113EA7" w:rsidP="00113EA7">
            <w:pPr>
              <w:pStyle w:val="ListParagraph"/>
              <w:ind w:left="0"/>
              <w:jc w:val="center"/>
              <w:rPr>
                <w:sz w:val="32"/>
                <w:szCs w:val="32"/>
              </w:rPr>
            </w:pPr>
            <w:r>
              <w:rPr>
                <w:sz w:val="32"/>
                <w:szCs w:val="32"/>
              </w:rPr>
              <w:t>AutoNumber</w:t>
            </w:r>
          </w:p>
        </w:tc>
      </w:tr>
      <w:tr w:rsidR="00113EA7" w:rsidTr="00113EA7">
        <w:trPr>
          <w:trHeight w:val="182"/>
        </w:trPr>
        <w:tc>
          <w:tcPr>
            <w:tcW w:w="4808" w:type="dxa"/>
          </w:tcPr>
          <w:p w:rsidR="00113EA7" w:rsidRDefault="00113EA7" w:rsidP="00113EA7">
            <w:pPr>
              <w:pStyle w:val="ListParagraph"/>
              <w:ind w:left="0"/>
              <w:jc w:val="center"/>
              <w:rPr>
                <w:sz w:val="32"/>
                <w:szCs w:val="32"/>
              </w:rPr>
            </w:pPr>
            <w:r>
              <w:rPr>
                <w:rFonts w:ascii="Courier New" w:eastAsiaTheme="minorHAnsi" w:hAnsi="Courier New" w:cs="Courier New"/>
                <w:noProof/>
                <w:sz w:val="36"/>
                <w:szCs w:val="36"/>
              </w:rPr>
              <w:t>customerID</w:t>
            </w:r>
          </w:p>
        </w:tc>
        <w:tc>
          <w:tcPr>
            <w:tcW w:w="4808" w:type="dxa"/>
          </w:tcPr>
          <w:p w:rsidR="00113EA7" w:rsidRDefault="00113EA7" w:rsidP="00113EA7">
            <w:pPr>
              <w:pStyle w:val="ListParagraph"/>
              <w:ind w:left="0"/>
              <w:jc w:val="center"/>
              <w:rPr>
                <w:sz w:val="32"/>
                <w:szCs w:val="32"/>
              </w:rPr>
            </w:pPr>
            <w:r>
              <w:rPr>
                <w:sz w:val="32"/>
                <w:szCs w:val="32"/>
              </w:rPr>
              <w:t>varhcar</w:t>
            </w:r>
          </w:p>
        </w:tc>
      </w:tr>
      <w:tr w:rsidR="00113EA7" w:rsidTr="00113EA7">
        <w:trPr>
          <w:trHeight w:val="171"/>
        </w:trPr>
        <w:tc>
          <w:tcPr>
            <w:tcW w:w="4808" w:type="dxa"/>
          </w:tcPr>
          <w:p w:rsidR="00113EA7" w:rsidRDefault="00113EA7" w:rsidP="00113EA7">
            <w:pPr>
              <w:pStyle w:val="ListParagraph"/>
              <w:ind w:left="0"/>
              <w:jc w:val="center"/>
              <w:rPr>
                <w:sz w:val="32"/>
                <w:szCs w:val="32"/>
              </w:rPr>
            </w:pPr>
            <w:r>
              <w:rPr>
                <w:rFonts w:ascii="Courier New" w:eastAsiaTheme="minorHAnsi" w:hAnsi="Courier New" w:cs="Courier New"/>
                <w:noProof/>
                <w:sz w:val="36"/>
                <w:szCs w:val="36"/>
              </w:rPr>
              <w:t>CustomerName</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81"/>
        </w:trPr>
        <w:tc>
          <w:tcPr>
            <w:tcW w:w="4808" w:type="dxa"/>
          </w:tcPr>
          <w:p w:rsidR="00113EA7" w:rsidRDefault="00113EA7" w:rsidP="00113EA7">
            <w:pPr>
              <w:pStyle w:val="ListParagraph"/>
              <w:ind w:left="0"/>
              <w:jc w:val="center"/>
              <w:rPr>
                <w:sz w:val="32"/>
                <w:szCs w:val="32"/>
              </w:rPr>
            </w:pPr>
            <w:r>
              <w:rPr>
                <w:sz w:val="32"/>
                <w:szCs w:val="32"/>
              </w:rPr>
              <w:t>CustAddress</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Phone</w:t>
            </w:r>
          </w:p>
        </w:tc>
        <w:tc>
          <w:tcPr>
            <w:tcW w:w="4808" w:type="dxa"/>
          </w:tcPr>
          <w:p w:rsidR="00113EA7" w:rsidRDefault="00113EA7" w:rsidP="00113EA7">
            <w:pPr>
              <w:pStyle w:val="ListParagraph"/>
              <w:ind w:left="0"/>
              <w:jc w:val="center"/>
              <w:rPr>
                <w:sz w:val="32"/>
                <w:szCs w:val="32"/>
              </w:rPr>
            </w:pPr>
            <w:r>
              <w:rPr>
                <w:sz w:val="32"/>
                <w:szCs w:val="32"/>
              </w:rPr>
              <w:t>Numeric</w:t>
            </w:r>
          </w:p>
        </w:tc>
      </w:tr>
      <w:tr w:rsidR="00113EA7" w:rsidTr="00113EA7">
        <w:trPr>
          <w:trHeight w:val="182"/>
        </w:trPr>
        <w:tc>
          <w:tcPr>
            <w:tcW w:w="4808" w:type="dxa"/>
          </w:tcPr>
          <w:p w:rsidR="00113EA7" w:rsidRDefault="00113EA7" w:rsidP="00113EA7">
            <w:pPr>
              <w:pStyle w:val="ListParagraph"/>
              <w:ind w:left="0"/>
              <w:jc w:val="center"/>
              <w:rPr>
                <w:sz w:val="32"/>
                <w:szCs w:val="32"/>
              </w:rPr>
            </w:pPr>
            <w:r>
              <w:rPr>
                <w:rFonts w:ascii="Courier New" w:eastAsiaTheme="minorHAnsi" w:hAnsi="Courier New" w:cs="Courier New"/>
                <w:noProof/>
                <w:sz w:val="36"/>
                <w:szCs w:val="36"/>
              </w:rPr>
              <w:t>Eyepower</w:t>
            </w:r>
          </w:p>
        </w:tc>
        <w:tc>
          <w:tcPr>
            <w:tcW w:w="4808" w:type="dxa"/>
          </w:tcPr>
          <w:p w:rsidR="00113EA7" w:rsidRPr="00BB5D07" w:rsidRDefault="00113EA7" w:rsidP="00113EA7">
            <w:pPr>
              <w:pStyle w:val="ListParagraph"/>
              <w:ind w:left="0"/>
              <w:jc w:val="center"/>
              <w:rPr>
                <w:b/>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consultantDoctor</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82"/>
        </w:trPr>
        <w:tc>
          <w:tcPr>
            <w:tcW w:w="4808" w:type="dxa"/>
          </w:tcPr>
          <w:p w:rsidR="00113EA7" w:rsidRDefault="00113EA7" w:rsidP="00113EA7">
            <w:pPr>
              <w:pStyle w:val="ListParagraph"/>
              <w:ind w:left="0"/>
              <w:jc w:val="center"/>
              <w:rPr>
                <w:sz w:val="32"/>
                <w:szCs w:val="32"/>
              </w:rPr>
            </w:pPr>
            <w:r>
              <w:rPr>
                <w:rFonts w:ascii="Courier New" w:eastAsiaTheme="minorHAnsi" w:hAnsi="Courier New" w:cs="Courier New"/>
                <w:noProof/>
                <w:sz w:val="36"/>
                <w:szCs w:val="36"/>
              </w:rPr>
              <w:t>productID</w:t>
            </w:r>
          </w:p>
        </w:tc>
        <w:tc>
          <w:tcPr>
            <w:tcW w:w="4808" w:type="dxa"/>
          </w:tcPr>
          <w:p w:rsidR="00113EA7" w:rsidRDefault="00113EA7" w:rsidP="00113EA7">
            <w:pPr>
              <w:pStyle w:val="ListParagraph"/>
              <w:ind w:left="0"/>
              <w:jc w:val="center"/>
              <w:rPr>
                <w:sz w:val="32"/>
                <w:szCs w:val="32"/>
              </w:rPr>
            </w:pPr>
            <w:r>
              <w:rPr>
                <w:sz w:val="32"/>
                <w:szCs w:val="32"/>
              </w:rPr>
              <w:t>Number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PEyePower</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GlassType</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71"/>
        </w:trPr>
        <w:tc>
          <w:tcPr>
            <w:tcW w:w="4808" w:type="dxa"/>
          </w:tcPr>
          <w:p w:rsidR="00113EA7" w:rsidRDefault="00113EA7" w:rsidP="00113EA7">
            <w:pPr>
              <w:pStyle w:val="ListParagraph"/>
              <w:ind w:left="0"/>
              <w:jc w:val="center"/>
              <w:rPr>
                <w:sz w:val="32"/>
                <w:szCs w:val="32"/>
              </w:rPr>
            </w:pPr>
            <w:r>
              <w:rPr>
                <w:sz w:val="32"/>
                <w:szCs w:val="32"/>
              </w:rPr>
              <w:t>Price</w:t>
            </w:r>
          </w:p>
        </w:tc>
        <w:tc>
          <w:tcPr>
            <w:tcW w:w="4808" w:type="dxa"/>
          </w:tcPr>
          <w:p w:rsidR="00113EA7" w:rsidRDefault="00113EA7" w:rsidP="00113EA7">
            <w:pPr>
              <w:pStyle w:val="ListParagraph"/>
              <w:ind w:left="0"/>
              <w:jc w:val="center"/>
              <w:rPr>
                <w:sz w:val="32"/>
                <w:szCs w:val="32"/>
              </w:rPr>
            </w:pPr>
            <w:r>
              <w:rPr>
                <w:sz w:val="32"/>
                <w:szCs w:val="32"/>
              </w:rPr>
              <w:t>Number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Quantity</w:t>
            </w:r>
          </w:p>
        </w:tc>
        <w:tc>
          <w:tcPr>
            <w:tcW w:w="4808" w:type="dxa"/>
          </w:tcPr>
          <w:p w:rsidR="00113EA7" w:rsidRDefault="00113EA7" w:rsidP="00113EA7">
            <w:pPr>
              <w:pStyle w:val="ListParagraph"/>
              <w:ind w:left="0"/>
              <w:jc w:val="center"/>
              <w:rPr>
                <w:sz w:val="32"/>
                <w:szCs w:val="32"/>
              </w:rPr>
            </w:pPr>
            <w:r>
              <w:rPr>
                <w:sz w:val="32"/>
                <w:szCs w:val="32"/>
              </w:rPr>
              <w:t>Number</w:t>
            </w:r>
          </w:p>
        </w:tc>
      </w:tr>
      <w:tr w:rsidR="00113EA7" w:rsidTr="00113EA7">
        <w:trPr>
          <w:trHeight w:val="227"/>
        </w:trPr>
        <w:tc>
          <w:tcPr>
            <w:tcW w:w="4808" w:type="dxa"/>
          </w:tcPr>
          <w:p w:rsidR="00113EA7" w:rsidRDefault="00113EA7" w:rsidP="00113EA7">
            <w:pPr>
              <w:pStyle w:val="ListParagraph"/>
              <w:ind w:left="0"/>
              <w:jc w:val="center"/>
              <w:rPr>
                <w:sz w:val="32"/>
                <w:szCs w:val="32"/>
              </w:rPr>
            </w:pPr>
            <w:r>
              <w:rPr>
                <w:sz w:val="32"/>
                <w:szCs w:val="32"/>
              </w:rPr>
              <w:t>TotalPrice</w:t>
            </w:r>
          </w:p>
        </w:tc>
        <w:tc>
          <w:tcPr>
            <w:tcW w:w="4808" w:type="dxa"/>
          </w:tcPr>
          <w:p w:rsidR="00113EA7" w:rsidRDefault="00113EA7" w:rsidP="00113EA7">
            <w:pPr>
              <w:pStyle w:val="ListParagraph"/>
              <w:ind w:left="0"/>
              <w:jc w:val="center"/>
              <w:rPr>
                <w:sz w:val="32"/>
                <w:szCs w:val="32"/>
              </w:rPr>
            </w:pPr>
            <w:r>
              <w:rPr>
                <w:sz w:val="32"/>
                <w:szCs w:val="32"/>
              </w:rPr>
              <w:t>Number</w:t>
            </w:r>
          </w:p>
        </w:tc>
      </w:tr>
      <w:tr w:rsidR="00113EA7" w:rsidTr="00113EA7">
        <w:trPr>
          <w:trHeight w:val="159"/>
        </w:trPr>
        <w:tc>
          <w:tcPr>
            <w:tcW w:w="4808" w:type="dxa"/>
          </w:tcPr>
          <w:p w:rsidR="00113EA7" w:rsidRDefault="00113EA7" w:rsidP="00113EA7">
            <w:pPr>
              <w:pStyle w:val="ListParagraph"/>
              <w:tabs>
                <w:tab w:val="left" w:pos="1142"/>
                <w:tab w:val="center" w:pos="2331"/>
              </w:tabs>
              <w:ind w:left="0"/>
              <w:rPr>
                <w:sz w:val="32"/>
                <w:szCs w:val="32"/>
              </w:rPr>
            </w:pPr>
            <w:r>
              <w:rPr>
                <w:sz w:val="32"/>
                <w:szCs w:val="32"/>
              </w:rPr>
              <w:tab/>
            </w:r>
            <w:r>
              <w:rPr>
                <w:sz w:val="32"/>
                <w:szCs w:val="32"/>
              </w:rPr>
              <w:tab/>
              <w:t>DoctorID</w:t>
            </w:r>
          </w:p>
        </w:tc>
        <w:tc>
          <w:tcPr>
            <w:tcW w:w="4808" w:type="dxa"/>
          </w:tcPr>
          <w:p w:rsidR="00113EA7" w:rsidRDefault="00113EA7" w:rsidP="00113EA7">
            <w:pPr>
              <w:pStyle w:val="ListParagraph"/>
              <w:ind w:left="0"/>
              <w:jc w:val="center"/>
              <w:rPr>
                <w:sz w:val="32"/>
                <w:szCs w:val="32"/>
              </w:rPr>
            </w:pPr>
            <w:r>
              <w:rPr>
                <w:sz w:val="32"/>
                <w:szCs w:val="32"/>
              </w:rPr>
              <w:t>Number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Qualification</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71"/>
        </w:trPr>
        <w:tc>
          <w:tcPr>
            <w:tcW w:w="4808" w:type="dxa"/>
          </w:tcPr>
          <w:p w:rsidR="00113EA7" w:rsidRDefault="00113EA7" w:rsidP="00113EA7">
            <w:pPr>
              <w:pStyle w:val="ListParagraph"/>
              <w:ind w:left="0"/>
              <w:jc w:val="center"/>
              <w:rPr>
                <w:sz w:val="32"/>
                <w:szCs w:val="32"/>
              </w:rPr>
            </w:pPr>
            <w:r>
              <w:rPr>
                <w:sz w:val="32"/>
                <w:szCs w:val="32"/>
              </w:rPr>
              <w:t>HospitalName</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Dphone</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Email</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Productname</w:t>
            </w:r>
          </w:p>
        </w:tc>
        <w:tc>
          <w:tcPr>
            <w:tcW w:w="4808" w:type="dxa"/>
          </w:tcPr>
          <w:p w:rsidR="00113EA7" w:rsidRDefault="00113EA7" w:rsidP="00113EA7">
            <w:pPr>
              <w:pStyle w:val="ListParagraph"/>
              <w:ind w:left="0"/>
              <w:jc w:val="center"/>
              <w:rPr>
                <w:sz w:val="32"/>
                <w:szCs w:val="32"/>
              </w:rPr>
            </w:pPr>
            <w:r>
              <w:rPr>
                <w:sz w:val="32"/>
                <w:szCs w:val="32"/>
              </w:rPr>
              <w:t>Varchar</w:t>
            </w:r>
          </w:p>
        </w:tc>
      </w:tr>
      <w:tr w:rsidR="00113EA7" w:rsidTr="00113EA7">
        <w:trPr>
          <w:trHeight w:val="171"/>
        </w:trPr>
        <w:tc>
          <w:tcPr>
            <w:tcW w:w="4808" w:type="dxa"/>
          </w:tcPr>
          <w:p w:rsidR="00113EA7" w:rsidRDefault="00113EA7" w:rsidP="00113EA7">
            <w:pPr>
              <w:pStyle w:val="ListParagraph"/>
              <w:ind w:left="0"/>
              <w:jc w:val="center"/>
              <w:rPr>
                <w:sz w:val="32"/>
                <w:szCs w:val="32"/>
              </w:rPr>
            </w:pPr>
            <w:r>
              <w:rPr>
                <w:sz w:val="32"/>
                <w:szCs w:val="32"/>
              </w:rPr>
              <w:t>Dateofsale</w:t>
            </w:r>
          </w:p>
        </w:tc>
        <w:tc>
          <w:tcPr>
            <w:tcW w:w="4808" w:type="dxa"/>
          </w:tcPr>
          <w:p w:rsidR="00113EA7" w:rsidRDefault="00113EA7" w:rsidP="00113EA7">
            <w:pPr>
              <w:pStyle w:val="ListParagraph"/>
              <w:ind w:left="0"/>
              <w:jc w:val="center"/>
              <w:rPr>
                <w:sz w:val="32"/>
                <w:szCs w:val="32"/>
              </w:rPr>
            </w:pPr>
            <w:r>
              <w:rPr>
                <w:sz w:val="32"/>
                <w:szCs w:val="32"/>
              </w:rPr>
              <w:t>Date</w:t>
            </w:r>
          </w:p>
        </w:tc>
      </w:tr>
      <w:tr w:rsidR="00113EA7" w:rsidTr="00113EA7">
        <w:trPr>
          <w:trHeight w:val="159"/>
        </w:trPr>
        <w:tc>
          <w:tcPr>
            <w:tcW w:w="4808" w:type="dxa"/>
          </w:tcPr>
          <w:p w:rsidR="00113EA7" w:rsidRDefault="00113EA7" w:rsidP="00113EA7">
            <w:pPr>
              <w:pStyle w:val="ListParagraph"/>
              <w:ind w:left="0"/>
              <w:jc w:val="center"/>
              <w:rPr>
                <w:sz w:val="32"/>
                <w:szCs w:val="32"/>
              </w:rPr>
            </w:pPr>
            <w:r>
              <w:rPr>
                <w:sz w:val="32"/>
                <w:szCs w:val="32"/>
              </w:rPr>
              <w:t>Frametype</w:t>
            </w:r>
          </w:p>
        </w:tc>
        <w:tc>
          <w:tcPr>
            <w:tcW w:w="4808" w:type="dxa"/>
          </w:tcPr>
          <w:p w:rsidR="00113EA7" w:rsidRDefault="00113EA7" w:rsidP="00113EA7">
            <w:pPr>
              <w:pStyle w:val="ListParagraph"/>
              <w:ind w:left="0"/>
              <w:jc w:val="center"/>
              <w:rPr>
                <w:sz w:val="32"/>
                <w:szCs w:val="32"/>
              </w:rPr>
            </w:pPr>
            <w:r>
              <w:rPr>
                <w:sz w:val="32"/>
                <w:szCs w:val="32"/>
              </w:rPr>
              <w:t>varchar</w:t>
            </w:r>
          </w:p>
        </w:tc>
      </w:tr>
    </w:tbl>
    <w:p w:rsidR="004F2993" w:rsidRDefault="004F2993" w:rsidP="00113EA7"/>
    <w:p w:rsidR="004F2993" w:rsidRDefault="004F2993" w:rsidP="004F2993">
      <w:pPr>
        <w:rPr>
          <w:b/>
          <w:noProof/>
          <w:sz w:val="32"/>
          <w:szCs w:val="32"/>
        </w:rPr>
      </w:pPr>
      <w:r>
        <w:rPr>
          <w:b/>
          <w:noProof/>
          <w:sz w:val="32"/>
          <w:szCs w:val="32"/>
        </w:rPr>
        <w:t>8.SCREEN DESIGN</w:t>
      </w:r>
      <w:r w:rsidRPr="00D5493F">
        <w:rPr>
          <w:b/>
          <w:noProof/>
          <w:sz w:val="32"/>
          <w:szCs w:val="32"/>
        </w:rPr>
        <w:t>:-</w:t>
      </w:r>
    </w:p>
    <w:p w:rsidR="00113EA7" w:rsidRDefault="00113EA7" w:rsidP="004F2993">
      <w:pPr>
        <w:rPr>
          <w:b/>
          <w:noProof/>
          <w:sz w:val="32"/>
          <w:szCs w:val="32"/>
        </w:rPr>
      </w:pPr>
    </w:p>
    <w:p w:rsidR="004F2993" w:rsidRDefault="004F2993" w:rsidP="004F2993">
      <w:pPr>
        <w:rPr>
          <w:b/>
          <w:noProof/>
          <w:sz w:val="28"/>
          <w:szCs w:val="28"/>
        </w:rPr>
      </w:pPr>
      <w:r w:rsidRPr="0064516D">
        <w:rPr>
          <w:b/>
          <w:noProof/>
          <w:sz w:val="28"/>
          <w:szCs w:val="28"/>
        </w:rPr>
        <w:t>HOME :-</w:t>
      </w:r>
    </w:p>
    <w:p w:rsidR="0064516D" w:rsidRPr="0064516D" w:rsidRDefault="0064516D" w:rsidP="004F2993">
      <w:pPr>
        <w:rPr>
          <w:b/>
          <w:noProof/>
          <w:sz w:val="28"/>
          <w:szCs w:val="28"/>
        </w:rPr>
      </w:pPr>
    </w:p>
    <w:p w:rsidR="004F2993" w:rsidRDefault="00D6058B" w:rsidP="00030612">
      <w:pPr>
        <w:jc w:val="center"/>
      </w:pPr>
      <w:r>
        <w:rPr>
          <w:noProof/>
        </w:rPr>
        <w:drawing>
          <wp:inline distT="0" distB="0" distL="0" distR="0" wp14:anchorId="64967202" wp14:editId="7B309F04">
            <wp:extent cx="6317290" cy="3365687"/>
            <wp:effectExtent l="0" t="0" r="762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me.PNG"/>
                    <pic:cNvPicPr/>
                  </pic:nvPicPr>
                  <pic:blipFill>
                    <a:blip r:embed="rId9">
                      <a:extLst>
                        <a:ext uri="{28A0092B-C50C-407E-A947-70E740481C1C}">
                          <a14:useLocalDpi xmlns:a14="http://schemas.microsoft.com/office/drawing/2010/main" val="0"/>
                        </a:ext>
                      </a:extLst>
                    </a:blip>
                    <a:stretch>
                      <a:fillRect/>
                    </a:stretch>
                  </pic:blipFill>
                  <pic:spPr>
                    <a:xfrm>
                      <a:off x="0" y="0"/>
                      <a:ext cx="6336934" cy="3376153"/>
                    </a:xfrm>
                    <a:prstGeom prst="rect">
                      <a:avLst/>
                    </a:prstGeom>
                  </pic:spPr>
                </pic:pic>
              </a:graphicData>
            </a:graphic>
          </wp:inline>
        </w:drawing>
      </w:r>
    </w:p>
    <w:p w:rsidR="004F2993" w:rsidRDefault="004F2993" w:rsidP="00030612">
      <w:pPr>
        <w:jc w:val="center"/>
      </w:pPr>
    </w:p>
    <w:p w:rsidR="0064516D" w:rsidRDefault="0064516D" w:rsidP="00106E3A">
      <w:pPr>
        <w:rPr>
          <w:noProof/>
          <w:sz w:val="28"/>
          <w:szCs w:val="28"/>
        </w:rPr>
      </w:pPr>
    </w:p>
    <w:p w:rsidR="0064516D" w:rsidRDefault="0064516D" w:rsidP="00106E3A">
      <w:pPr>
        <w:rPr>
          <w:noProof/>
          <w:sz w:val="28"/>
          <w:szCs w:val="28"/>
        </w:rPr>
      </w:pPr>
    </w:p>
    <w:p w:rsidR="0064516D" w:rsidRDefault="0064516D" w:rsidP="00106E3A">
      <w:pPr>
        <w:rPr>
          <w:noProof/>
          <w:sz w:val="28"/>
          <w:szCs w:val="28"/>
        </w:rPr>
      </w:pPr>
    </w:p>
    <w:p w:rsidR="00106E3A" w:rsidRPr="009F4D9B" w:rsidRDefault="00106E3A" w:rsidP="00106E3A">
      <w:pPr>
        <w:rPr>
          <w:b/>
          <w:noProof/>
          <w:sz w:val="28"/>
          <w:szCs w:val="28"/>
        </w:rPr>
      </w:pPr>
      <w:r w:rsidRPr="009F4D9B">
        <w:rPr>
          <w:b/>
          <w:noProof/>
          <w:sz w:val="28"/>
          <w:szCs w:val="28"/>
        </w:rPr>
        <w:t>LOGIN :-</w:t>
      </w:r>
    </w:p>
    <w:p w:rsidR="005B4D4B" w:rsidRDefault="005B4D4B" w:rsidP="00106E3A">
      <w:pPr>
        <w:rPr>
          <w:b/>
          <w:noProof/>
          <w:sz w:val="28"/>
          <w:szCs w:val="28"/>
        </w:rPr>
      </w:pPr>
    </w:p>
    <w:p w:rsidR="00AC5079" w:rsidRPr="0064516D" w:rsidRDefault="00AC5079" w:rsidP="00106E3A">
      <w:pPr>
        <w:rPr>
          <w:b/>
          <w:noProof/>
          <w:sz w:val="28"/>
          <w:szCs w:val="28"/>
        </w:rPr>
      </w:pPr>
    </w:p>
    <w:p w:rsidR="00106E3A" w:rsidRDefault="00106E3A" w:rsidP="00106E3A">
      <w:pPr>
        <w:rPr>
          <w:noProof/>
          <w:sz w:val="28"/>
          <w:szCs w:val="28"/>
        </w:rPr>
      </w:pPr>
      <w:r>
        <w:rPr>
          <w:noProof/>
          <w:sz w:val="28"/>
          <w:szCs w:val="28"/>
        </w:rPr>
        <w:t xml:space="preserve">  </w:t>
      </w:r>
      <w:r w:rsidR="0050283C">
        <w:rPr>
          <w:noProof/>
          <w:sz w:val="28"/>
          <w:szCs w:val="28"/>
        </w:rPr>
        <w:drawing>
          <wp:inline distT="0" distB="0" distL="0" distR="0">
            <wp:extent cx="5990897" cy="2152650"/>
            <wp:effectExtent l="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5995115" cy="2154166"/>
                    </a:xfrm>
                    <a:prstGeom prst="rect">
                      <a:avLst/>
                    </a:prstGeom>
                  </pic:spPr>
                </pic:pic>
              </a:graphicData>
            </a:graphic>
          </wp:inline>
        </w:drawing>
      </w:r>
    </w:p>
    <w:p w:rsidR="00106E3A" w:rsidRDefault="00106E3A" w:rsidP="00030612">
      <w:pPr>
        <w:jc w:val="center"/>
      </w:pPr>
    </w:p>
    <w:p w:rsidR="0064516D" w:rsidRDefault="0064516D" w:rsidP="00D90153">
      <w:pPr>
        <w:rPr>
          <w:sz w:val="28"/>
          <w:szCs w:val="28"/>
        </w:rPr>
      </w:pPr>
    </w:p>
    <w:p w:rsidR="001D4D5C" w:rsidRDefault="001D4D5C" w:rsidP="00D90153">
      <w:pPr>
        <w:rPr>
          <w:b/>
          <w:sz w:val="28"/>
          <w:szCs w:val="28"/>
        </w:rPr>
      </w:pPr>
      <w:r w:rsidRPr="0064516D">
        <w:rPr>
          <w:b/>
          <w:sz w:val="28"/>
          <w:szCs w:val="28"/>
        </w:rPr>
        <w:t xml:space="preserve">Add </w:t>
      </w:r>
      <w:r w:rsidR="0050283C">
        <w:rPr>
          <w:b/>
          <w:sz w:val="28"/>
          <w:szCs w:val="28"/>
        </w:rPr>
        <w:t>Customer</w:t>
      </w:r>
      <w:r w:rsidR="00B3341E" w:rsidRPr="0064516D">
        <w:rPr>
          <w:b/>
          <w:sz w:val="28"/>
          <w:szCs w:val="28"/>
        </w:rPr>
        <w:t>:-</w:t>
      </w:r>
    </w:p>
    <w:p w:rsidR="00AC5079" w:rsidRPr="0064516D" w:rsidRDefault="00AC5079" w:rsidP="00D90153">
      <w:pPr>
        <w:rPr>
          <w:b/>
          <w:sz w:val="28"/>
          <w:szCs w:val="28"/>
        </w:rPr>
      </w:pPr>
    </w:p>
    <w:p w:rsidR="001D4D5C" w:rsidRDefault="001D4D5C" w:rsidP="00030612">
      <w:pPr>
        <w:jc w:val="center"/>
      </w:pPr>
    </w:p>
    <w:p w:rsidR="00106E3A" w:rsidRDefault="0050283C" w:rsidP="00030612">
      <w:pPr>
        <w:jc w:val="center"/>
      </w:pPr>
      <w:r>
        <w:rPr>
          <w:noProof/>
        </w:rPr>
        <w:drawing>
          <wp:inline distT="0" distB="0" distL="0" distR="0">
            <wp:extent cx="6029741" cy="2904490"/>
            <wp:effectExtent l="0" t="0" r="9525"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6047102" cy="2912853"/>
                    </a:xfrm>
                    <a:prstGeom prst="rect">
                      <a:avLst/>
                    </a:prstGeom>
                  </pic:spPr>
                </pic:pic>
              </a:graphicData>
            </a:graphic>
          </wp:inline>
        </w:drawing>
      </w:r>
    </w:p>
    <w:p w:rsidR="003D3E82" w:rsidRDefault="003D3E82" w:rsidP="00106E3A">
      <w:pPr>
        <w:rPr>
          <w:sz w:val="28"/>
          <w:szCs w:val="28"/>
        </w:rPr>
      </w:pPr>
    </w:p>
    <w:p w:rsidR="00AC5079" w:rsidRDefault="00AC5079" w:rsidP="00106E3A">
      <w:pPr>
        <w:rPr>
          <w:b/>
          <w:sz w:val="28"/>
          <w:szCs w:val="28"/>
        </w:rPr>
      </w:pPr>
    </w:p>
    <w:p w:rsidR="00106E3A" w:rsidRDefault="00AC5079" w:rsidP="00106E3A">
      <w:pPr>
        <w:rPr>
          <w:b/>
          <w:sz w:val="28"/>
          <w:szCs w:val="28"/>
        </w:rPr>
      </w:pPr>
      <w:r>
        <w:rPr>
          <w:b/>
          <w:sz w:val="28"/>
          <w:szCs w:val="28"/>
        </w:rPr>
        <w:t xml:space="preserve">   </w:t>
      </w:r>
      <w:r w:rsidR="0050283C">
        <w:rPr>
          <w:b/>
          <w:sz w:val="28"/>
          <w:szCs w:val="28"/>
        </w:rPr>
        <w:t>Edit &amp; Update Customer</w:t>
      </w:r>
      <w:r w:rsidR="00106E3A" w:rsidRPr="0064516D">
        <w:rPr>
          <w:b/>
          <w:sz w:val="28"/>
          <w:szCs w:val="28"/>
        </w:rPr>
        <w:t>:-</w:t>
      </w:r>
    </w:p>
    <w:p w:rsidR="009F4D9B" w:rsidRPr="0064516D" w:rsidRDefault="009F4D9B" w:rsidP="00106E3A">
      <w:pPr>
        <w:rPr>
          <w:b/>
          <w:sz w:val="28"/>
          <w:szCs w:val="28"/>
        </w:rPr>
      </w:pPr>
    </w:p>
    <w:p w:rsidR="00106E3A" w:rsidRDefault="00106E3A" w:rsidP="00106E3A">
      <w:pPr>
        <w:rPr>
          <w:sz w:val="28"/>
          <w:szCs w:val="28"/>
        </w:rPr>
      </w:pPr>
    </w:p>
    <w:p w:rsidR="00106E3A" w:rsidRDefault="0050283C" w:rsidP="00106E3A">
      <w:pPr>
        <w:rPr>
          <w:sz w:val="28"/>
          <w:szCs w:val="28"/>
        </w:rPr>
      </w:pPr>
      <w:r>
        <w:rPr>
          <w:noProof/>
          <w:sz w:val="28"/>
          <w:szCs w:val="28"/>
        </w:rPr>
        <w:drawing>
          <wp:inline distT="0" distB="0" distL="0" distR="0">
            <wp:extent cx="6042211" cy="3387725"/>
            <wp:effectExtent l="0" t="0" r="0" b="3175"/>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stretch>
                      <a:fillRect/>
                    </a:stretch>
                  </pic:blipFill>
                  <pic:spPr>
                    <a:xfrm>
                      <a:off x="0" y="0"/>
                      <a:ext cx="6097483" cy="3418715"/>
                    </a:xfrm>
                    <a:prstGeom prst="rect">
                      <a:avLst/>
                    </a:prstGeom>
                  </pic:spPr>
                </pic:pic>
              </a:graphicData>
            </a:graphic>
          </wp:inline>
        </w:drawing>
      </w:r>
    </w:p>
    <w:p w:rsidR="00AC5079" w:rsidRDefault="00AC5079" w:rsidP="00106E3A">
      <w:pPr>
        <w:rPr>
          <w:b/>
          <w:sz w:val="28"/>
          <w:szCs w:val="28"/>
        </w:rPr>
      </w:pPr>
    </w:p>
    <w:p w:rsidR="00106E3A" w:rsidRDefault="00AC5079" w:rsidP="00106E3A">
      <w:pPr>
        <w:rPr>
          <w:b/>
          <w:sz w:val="28"/>
          <w:szCs w:val="28"/>
        </w:rPr>
      </w:pPr>
      <w:r>
        <w:rPr>
          <w:b/>
          <w:sz w:val="28"/>
          <w:szCs w:val="28"/>
        </w:rPr>
        <w:t xml:space="preserve">   </w:t>
      </w:r>
      <w:r w:rsidR="001D4D5C" w:rsidRPr="0064516D">
        <w:rPr>
          <w:b/>
          <w:sz w:val="28"/>
          <w:szCs w:val="28"/>
        </w:rPr>
        <w:t xml:space="preserve">Add </w:t>
      </w:r>
      <w:r w:rsidR="0050283C">
        <w:rPr>
          <w:b/>
          <w:sz w:val="28"/>
          <w:szCs w:val="28"/>
        </w:rPr>
        <w:t>P</w:t>
      </w:r>
      <w:r w:rsidR="003D3E82">
        <w:rPr>
          <w:b/>
          <w:sz w:val="28"/>
          <w:szCs w:val="28"/>
        </w:rPr>
        <w:t>r</w:t>
      </w:r>
      <w:r w:rsidR="0050283C">
        <w:rPr>
          <w:b/>
          <w:sz w:val="28"/>
          <w:szCs w:val="28"/>
        </w:rPr>
        <w:t>oduct</w:t>
      </w:r>
      <w:r w:rsidR="00106E3A" w:rsidRPr="0064516D">
        <w:rPr>
          <w:b/>
          <w:sz w:val="28"/>
          <w:szCs w:val="28"/>
        </w:rPr>
        <w:t>:</w:t>
      </w:r>
      <w:r>
        <w:rPr>
          <w:b/>
          <w:sz w:val="28"/>
          <w:szCs w:val="28"/>
        </w:rPr>
        <w:t>-</w:t>
      </w:r>
    </w:p>
    <w:p w:rsidR="00113EA7" w:rsidRDefault="00113EA7" w:rsidP="00106E3A">
      <w:pPr>
        <w:rPr>
          <w:b/>
          <w:sz w:val="28"/>
          <w:szCs w:val="28"/>
        </w:rPr>
      </w:pPr>
    </w:p>
    <w:p w:rsidR="00106E3A" w:rsidRDefault="0050283C" w:rsidP="00106E3A">
      <w:pPr>
        <w:rPr>
          <w:sz w:val="28"/>
          <w:szCs w:val="28"/>
        </w:rPr>
      </w:pPr>
      <w:r>
        <w:rPr>
          <w:noProof/>
          <w:sz w:val="28"/>
          <w:szCs w:val="28"/>
        </w:rPr>
        <w:drawing>
          <wp:inline distT="0" distB="0" distL="0" distR="0">
            <wp:extent cx="6024245" cy="3192087"/>
            <wp:effectExtent l="0" t="0" r="0" b="8890"/>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stretch>
                      <a:fillRect/>
                    </a:stretch>
                  </pic:blipFill>
                  <pic:spPr>
                    <a:xfrm>
                      <a:off x="0" y="0"/>
                      <a:ext cx="6060219" cy="3211148"/>
                    </a:xfrm>
                    <a:prstGeom prst="rect">
                      <a:avLst/>
                    </a:prstGeom>
                  </pic:spPr>
                </pic:pic>
              </a:graphicData>
            </a:graphic>
          </wp:inline>
        </w:drawing>
      </w:r>
    </w:p>
    <w:p w:rsidR="00AC5079" w:rsidRDefault="00AC5079" w:rsidP="00106E3A">
      <w:pPr>
        <w:rPr>
          <w:b/>
          <w:sz w:val="28"/>
          <w:szCs w:val="28"/>
        </w:rPr>
      </w:pPr>
    </w:p>
    <w:p w:rsidR="00AC5079" w:rsidRDefault="00AC5079" w:rsidP="00106E3A">
      <w:pPr>
        <w:rPr>
          <w:b/>
          <w:sz w:val="28"/>
          <w:szCs w:val="28"/>
        </w:rPr>
      </w:pPr>
    </w:p>
    <w:p w:rsidR="00106E3A" w:rsidRPr="0064516D" w:rsidRDefault="00AC5079" w:rsidP="00106E3A">
      <w:pPr>
        <w:rPr>
          <w:b/>
          <w:sz w:val="28"/>
          <w:szCs w:val="28"/>
        </w:rPr>
      </w:pPr>
      <w:r>
        <w:rPr>
          <w:b/>
          <w:sz w:val="28"/>
          <w:szCs w:val="28"/>
        </w:rPr>
        <w:t xml:space="preserve">  </w:t>
      </w:r>
      <w:r w:rsidR="0050283C">
        <w:rPr>
          <w:b/>
          <w:sz w:val="28"/>
          <w:szCs w:val="28"/>
        </w:rPr>
        <w:t>Edit Product</w:t>
      </w:r>
      <w:r w:rsidR="0050283C" w:rsidRPr="0064516D">
        <w:rPr>
          <w:b/>
          <w:sz w:val="28"/>
          <w:szCs w:val="28"/>
        </w:rPr>
        <w:t>:</w:t>
      </w:r>
    </w:p>
    <w:p w:rsidR="00106E3A" w:rsidRDefault="00106E3A" w:rsidP="00106E3A">
      <w:pPr>
        <w:rPr>
          <w:sz w:val="28"/>
          <w:szCs w:val="28"/>
        </w:rPr>
      </w:pPr>
    </w:p>
    <w:p w:rsidR="00106E3A" w:rsidRDefault="0050283C" w:rsidP="00106E3A">
      <w:pPr>
        <w:rPr>
          <w:sz w:val="28"/>
          <w:szCs w:val="28"/>
        </w:rPr>
      </w:pPr>
      <w:r>
        <w:rPr>
          <w:noProof/>
          <w:sz w:val="28"/>
          <w:szCs w:val="28"/>
        </w:rPr>
        <w:drawing>
          <wp:inline distT="0" distB="0" distL="0" distR="0">
            <wp:extent cx="6317615" cy="3408218"/>
            <wp:effectExtent l="0" t="0" r="6985" b="1905"/>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stretch>
                      <a:fillRect/>
                    </a:stretch>
                  </pic:blipFill>
                  <pic:spPr>
                    <a:xfrm>
                      <a:off x="0" y="0"/>
                      <a:ext cx="6368183" cy="3435498"/>
                    </a:xfrm>
                    <a:prstGeom prst="rect">
                      <a:avLst/>
                    </a:prstGeom>
                  </pic:spPr>
                </pic:pic>
              </a:graphicData>
            </a:graphic>
          </wp:inline>
        </w:drawing>
      </w:r>
    </w:p>
    <w:p w:rsidR="0064516D" w:rsidRDefault="0064516D" w:rsidP="00106E3A">
      <w:pPr>
        <w:rPr>
          <w:sz w:val="28"/>
          <w:szCs w:val="28"/>
        </w:rPr>
      </w:pPr>
    </w:p>
    <w:p w:rsidR="00EE32B4" w:rsidRDefault="00EE32B4" w:rsidP="00106E3A">
      <w:pPr>
        <w:rPr>
          <w:sz w:val="28"/>
          <w:szCs w:val="28"/>
        </w:rPr>
      </w:pPr>
    </w:p>
    <w:p w:rsidR="00106E3A" w:rsidRDefault="001D4D5C" w:rsidP="00106E3A">
      <w:pPr>
        <w:rPr>
          <w:b/>
          <w:sz w:val="28"/>
          <w:szCs w:val="28"/>
        </w:rPr>
      </w:pPr>
      <w:r w:rsidRPr="0064516D">
        <w:rPr>
          <w:b/>
          <w:sz w:val="28"/>
          <w:szCs w:val="28"/>
        </w:rPr>
        <w:t xml:space="preserve">Add </w:t>
      </w:r>
      <w:r w:rsidR="00EE32B4">
        <w:rPr>
          <w:b/>
          <w:sz w:val="28"/>
          <w:szCs w:val="28"/>
        </w:rPr>
        <w:t>Doctor:</w:t>
      </w:r>
    </w:p>
    <w:p w:rsidR="005B4D4B" w:rsidRPr="0064516D" w:rsidRDefault="005B4D4B" w:rsidP="00106E3A">
      <w:pPr>
        <w:rPr>
          <w:b/>
          <w:sz w:val="28"/>
          <w:szCs w:val="28"/>
        </w:rPr>
      </w:pPr>
    </w:p>
    <w:p w:rsidR="00106E3A" w:rsidRDefault="0050283C" w:rsidP="00106E3A">
      <w:pPr>
        <w:rPr>
          <w:sz w:val="28"/>
          <w:szCs w:val="28"/>
        </w:rPr>
      </w:pPr>
      <w:r>
        <w:rPr>
          <w:noProof/>
          <w:sz w:val="28"/>
          <w:szCs w:val="28"/>
        </w:rPr>
        <w:drawing>
          <wp:inline distT="0" distB="0" distL="0" distR="0">
            <wp:extent cx="5844988" cy="3209053"/>
            <wp:effectExtent l="0" t="0" r="3810" b="0"/>
            <wp:docPr id="10" name="Picture 9"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stretch>
                      <a:fillRect/>
                    </a:stretch>
                  </pic:blipFill>
                  <pic:spPr>
                    <a:xfrm>
                      <a:off x="0" y="0"/>
                      <a:ext cx="5892421" cy="3235095"/>
                    </a:xfrm>
                    <a:prstGeom prst="rect">
                      <a:avLst/>
                    </a:prstGeom>
                  </pic:spPr>
                </pic:pic>
              </a:graphicData>
            </a:graphic>
          </wp:inline>
        </w:drawing>
      </w:r>
    </w:p>
    <w:p w:rsidR="00106E3A" w:rsidRDefault="00106E3A" w:rsidP="00106E3A">
      <w:pPr>
        <w:rPr>
          <w:sz w:val="28"/>
          <w:szCs w:val="28"/>
        </w:rPr>
      </w:pPr>
    </w:p>
    <w:p w:rsidR="0064516D" w:rsidRDefault="0064516D" w:rsidP="00106E3A">
      <w:pPr>
        <w:rPr>
          <w:sz w:val="28"/>
          <w:szCs w:val="28"/>
        </w:rPr>
      </w:pPr>
    </w:p>
    <w:p w:rsidR="00106E3A" w:rsidRPr="0064516D" w:rsidRDefault="001D4D5C" w:rsidP="00106E3A">
      <w:pPr>
        <w:rPr>
          <w:b/>
          <w:sz w:val="28"/>
          <w:szCs w:val="28"/>
        </w:rPr>
      </w:pPr>
      <w:r w:rsidRPr="0064516D">
        <w:rPr>
          <w:b/>
          <w:sz w:val="28"/>
          <w:szCs w:val="28"/>
        </w:rPr>
        <w:t xml:space="preserve">Edit </w:t>
      </w:r>
      <w:r w:rsidR="002077E5">
        <w:rPr>
          <w:b/>
          <w:sz w:val="28"/>
          <w:szCs w:val="28"/>
        </w:rPr>
        <w:t>Doctor</w:t>
      </w:r>
      <w:r w:rsidR="00106E3A" w:rsidRPr="0064516D">
        <w:rPr>
          <w:b/>
          <w:sz w:val="28"/>
          <w:szCs w:val="28"/>
        </w:rPr>
        <w:t>:</w:t>
      </w:r>
    </w:p>
    <w:p w:rsidR="00106E3A" w:rsidRDefault="00106E3A" w:rsidP="00106E3A">
      <w:pPr>
        <w:rPr>
          <w:sz w:val="28"/>
          <w:szCs w:val="28"/>
        </w:rPr>
      </w:pPr>
    </w:p>
    <w:p w:rsidR="00106E3A" w:rsidRDefault="0050283C" w:rsidP="00106E3A">
      <w:pPr>
        <w:rPr>
          <w:sz w:val="28"/>
          <w:szCs w:val="28"/>
        </w:rPr>
      </w:pPr>
      <w:r>
        <w:rPr>
          <w:noProof/>
          <w:sz w:val="28"/>
          <w:szCs w:val="28"/>
        </w:rPr>
        <w:drawing>
          <wp:inline distT="0" distB="0" distL="0" distR="0">
            <wp:extent cx="6060141" cy="3011805"/>
            <wp:effectExtent l="0" t="0" r="0" b="0"/>
            <wp:docPr id="13" name="Picture 1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stretch>
                      <a:fillRect/>
                    </a:stretch>
                  </pic:blipFill>
                  <pic:spPr>
                    <a:xfrm>
                      <a:off x="0" y="0"/>
                      <a:ext cx="6092543" cy="3027908"/>
                    </a:xfrm>
                    <a:prstGeom prst="rect">
                      <a:avLst/>
                    </a:prstGeom>
                  </pic:spPr>
                </pic:pic>
              </a:graphicData>
            </a:graphic>
          </wp:inline>
        </w:drawing>
      </w:r>
    </w:p>
    <w:p w:rsidR="00106E3A" w:rsidRDefault="00106E3A" w:rsidP="00106E3A">
      <w:pPr>
        <w:rPr>
          <w:sz w:val="28"/>
          <w:szCs w:val="28"/>
        </w:rPr>
      </w:pPr>
    </w:p>
    <w:p w:rsidR="00106E3A" w:rsidRDefault="00106E3A" w:rsidP="00106E3A">
      <w:pPr>
        <w:rPr>
          <w:sz w:val="28"/>
          <w:szCs w:val="28"/>
        </w:rPr>
      </w:pPr>
    </w:p>
    <w:p w:rsidR="003D3E82" w:rsidRDefault="003D3E82" w:rsidP="00106E3A">
      <w:pPr>
        <w:rPr>
          <w:sz w:val="28"/>
          <w:szCs w:val="28"/>
        </w:rPr>
      </w:pPr>
    </w:p>
    <w:p w:rsidR="005B4D4B" w:rsidRPr="0064516D" w:rsidRDefault="00940150" w:rsidP="00106E3A">
      <w:pPr>
        <w:rPr>
          <w:b/>
          <w:sz w:val="28"/>
          <w:szCs w:val="28"/>
        </w:rPr>
      </w:pPr>
      <w:r>
        <w:rPr>
          <w:b/>
          <w:sz w:val="28"/>
          <w:szCs w:val="28"/>
        </w:rPr>
        <w:t>Sales form</w:t>
      </w:r>
      <w:r w:rsidR="00106E3A" w:rsidRPr="0064516D">
        <w:rPr>
          <w:b/>
          <w:sz w:val="28"/>
          <w:szCs w:val="28"/>
        </w:rPr>
        <w:t>:</w:t>
      </w:r>
    </w:p>
    <w:p w:rsidR="00106E3A" w:rsidRDefault="00106E3A" w:rsidP="00106E3A">
      <w:pPr>
        <w:rPr>
          <w:sz w:val="28"/>
          <w:szCs w:val="28"/>
        </w:rPr>
      </w:pPr>
    </w:p>
    <w:p w:rsidR="00106E3A" w:rsidRDefault="00EF19DC" w:rsidP="00106E3A">
      <w:pPr>
        <w:rPr>
          <w:ins w:id="1" w:author="Akanksha srivastava" w:date="2019-05-18T15:36:00Z"/>
          <w:sz w:val="28"/>
          <w:szCs w:val="28"/>
        </w:rPr>
      </w:pPr>
      <w:r>
        <w:rPr>
          <w:noProof/>
          <w:sz w:val="28"/>
          <w:szCs w:val="28"/>
        </w:rPr>
        <w:drawing>
          <wp:inline distT="0" distB="0" distL="0" distR="0">
            <wp:extent cx="6457950" cy="29925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PNG"/>
                    <pic:cNvPicPr/>
                  </pic:nvPicPr>
                  <pic:blipFill>
                    <a:blip r:embed="rId17">
                      <a:extLst>
                        <a:ext uri="{28A0092B-C50C-407E-A947-70E740481C1C}">
                          <a14:useLocalDpi xmlns:a14="http://schemas.microsoft.com/office/drawing/2010/main" val="0"/>
                        </a:ext>
                      </a:extLst>
                    </a:blip>
                    <a:stretch>
                      <a:fillRect/>
                    </a:stretch>
                  </pic:blipFill>
                  <pic:spPr>
                    <a:xfrm>
                      <a:off x="0" y="0"/>
                      <a:ext cx="6463102" cy="2994969"/>
                    </a:xfrm>
                    <a:prstGeom prst="rect">
                      <a:avLst/>
                    </a:prstGeom>
                  </pic:spPr>
                </pic:pic>
              </a:graphicData>
            </a:graphic>
          </wp:inline>
        </w:drawing>
      </w:r>
    </w:p>
    <w:p w:rsidR="00106E3A" w:rsidRDefault="00106E3A" w:rsidP="00106E3A">
      <w:pPr>
        <w:rPr>
          <w:del w:id="2" w:author="Akanksha srivastava" w:date="2019-05-18T15:36:00Z"/>
          <w:sz w:val="28"/>
          <w:szCs w:val="28"/>
        </w:rPr>
      </w:pPr>
    </w:p>
    <w:p w:rsidR="00106E3A" w:rsidRDefault="00106E3A" w:rsidP="00106E3A">
      <w:pPr>
        <w:rPr>
          <w:sz w:val="28"/>
          <w:szCs w:val="28"/>
        </w:rPr>
      </w:pPr>
    </w:p>
    <w:p w:rsidR="00AC5079" w:rsidRDefault="00AC5079" w:rsidP="00106E3A">
      <w:pPr>
        <w:rPr>
          <w:b/>
          <w:sz w:val="28"/>
          <w:szCs w:val="28"/>
        </w:rPr>
      </w:pPr>
    </w:p>
    <w:p w:rsidR="00106E3A" w:rsidRDefault="00AC5079" w:rsidP="00106E3A">
      <w:pPr>
        <w:rPr>
          <w:b/>
          <w:sz w:val="28"/>
          <w:szCs w:val="28"/>
        </w:rPr>
      </w:pPr>
      <w:r>
        <w:rPr>
          <w:b/>
          <w:sz w:val="28"/>
          <w:szCs w:val="28"/>
        </w:rPr>
        <w:t xml:space="preserve">   </w:t>
      </w:r>
      <w:r w:rsidR="00276CF1">
        <w:rPr>
          <w:b/>
          <w:sz w:val="28"/>
          <w:szCs w:val="28"/>
        </w:rPr>
        <w:t>Show Receipt</w:t>
      </w:r>
      <w:r w:rsidR="003D502F">
        <w:rPr>
          <w:b/>
          <w:sz w:val="28"/>
          <w:szCs w:val="28"/>
        </w:rPr>
        <w:t xml:space="preserve"> Form</w:t>
      </w:r>
      <w:r w:rsidR="003D3E82">
        <w:rPr>
          <w:b/>
          <w:sz w:val="28"/>
          <w:szCs w:val="28"/>
        </w:rPr>
        <w:t>:</w:t>
      </w:r>
    </w:p>
    <w:p w:rsidR="005B4D4B" w:rsidRDefault="005B4D4B" w:rsidP="00106E3A">
      <w:pPr>
        <w:rPr>
          <w:b/>
          <w:sz w:val="28"/>
          <w:szCs w:val="28"/>
        </w:rPr>
      </w:pPr>
    </w:p>
    <w:p w:rsidR="00106E3A" w:rsidRDefault="00106E3A" w:rsidP="00106E3A">
      <w:pPr>
        <w:rPr>
          <w:sz w:val="28"/>
          <w:szCs w:val="28"/>
        </w:rPr>
      </w:pPr>
    </w:p>
    <w:p w:rsidR="00106E3A" w:rsidRDefault="004057A5" w:rsidP="00106E3A">
      <w:pPr>
        <w:rPr>
          <w:sz w:val="28"/>
          <w:szCs w:val="28"/>
        </w:rPr>
      </w:pPr>
      <w:r>
        <w:rPr>
          <w:noProof/>
          <w:sz w:val="28"/>
          <w:szCs w:val="28"/>
        </w:rPr>
        <w:drawing>
          <wp:inline distT="0" distB="0" distL="0" distR="0" wp14:anchorId="1D172F75" wp14:editId="044CD484">
            <wp:extent cx="6457950" cy="290945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18">
                      <a:extLst>
                        <a:ext uri="{28A0092B-C50C-407E-A947-70E740481C1C}">
                          <a14:useLocalDpi xmlns:a14="http://schemas.microsoft.com/office/drawing/2010/main" val="0"/>
                        </a:ext>
                      </a:extLst>
                    </a:blip>
                    <a:stretch>
                      <a:fillRect/>
                    </a:stretch>
                  </pic:blipFill>
                  <pic:spPr>
                    <a:xfrm>
                      <a:off x="0" y="0"/>
                      <a:ext cx="6502781" cy="2929653"/>
                    </a:xfrm>
                    <a:prstGeom prst="rect">
                      <a:avLst/>
                    </a:prstGeom>
                  </pic:spPr>
                </pic:pic>
              </a:graphicData>
            </a:graphic>
          </wp:inline>
        </w:drawing>
      </w:r>
    </w:p>
    <w:p w:rsidR="00CD507F" w:rsidRDefault="00CD507F" w:rsidP="00106E3A">
      <w:pPr>
        <w:rPr>
          <w:sz w:val="28"/>
          <w:szCs w:val="28"/>
        </w:rPr>
      </w:pPr>
    </w:p>
    <w:p w:rsidR="00EF19DC" w:rsidRDefault="00AC5079" w:rsidP="00106E3A">
      <w:pPr>
        <w:rPr>
          <w:b/>
          <w:sz w:val="28"/>
          <w:szCs w:val="28"/>
        </w:rPr>
      </w:pPr>
      <w:r>
        <w:rPr>
          <w:b/>
          <w:sz w:val="28"/>
          <w:szCs w:val="28"/>
        </w:rPr>
        <w:t xml:space="preserve"> </w:t>
      </w:r>
    </w:p>
    <w:p w:rsidR="00106E3A" w:rsidRDefault="00AC5079" w:rsidP="00106E3A">
      <w:pPr>
        <w:rPr>
          <w:b/>
          <w:sz w:val="28"/>
          <w:szCs w:val="28"/>
        </w:rPr>
      </w:pPr>
      <w:r>
        <w:rPr>
          <w:b/>
          <w:sz w:val="28"/>
          <w:szCs w:val="28"/>
        </w:rPr>
        <w:lastRenderedPageBreak/>
        <w:t xml:space="preserve"> </w:t>
      </w:r>
      <w:r w:rsidR="00532DE6">
        <w:rPr>
          <w:b/>
          <w:sz w:val="28"/>
          <w:szCs w:val="28"/>
        </w:rPr>
        <w:t>Print Receipt form</w:t>
      </w:r>
      <w:r w:rsidR="001D4D5C" w:rsidRPr="0064516D">
        <w:rPr>
          <w:b/>
          <w:sz w:val="28"/>
          <w:szCs w:val="28"/>
        </w:rPr>
        <w:t>:</w:t>
      </w:r>
    </w:p>
    <w:p w:rsidR="005B4D4B" w:rsidRPr="0064516D" w:rsidRDefault="005B4D4B" w:rsidP="00106E3A">
      <w:pPr>
        <w:rPr>
          <w:b/>
          <w:sz w:val="28"/>
          <w:szCs w:val="28"/>
        </w:rPr>
      </w:pPr>
    </w:p>
    <w:p w:rsidR="00106E3A" w:rsidRDefault="00106E3A" w:rsidP="00106E3A">
      <w:pPr>
        <w:rPr>
          <w:sz w:val="28"/>
          <w:szCs w:val="28"/>
        </w:rPr>
      </w:pPr>
    </w:p>
    <w:p w:rsidR="004F4F58" w:rsidRDefault="004057A5" w:rsidP="00106E3A">
      <w:pPr>
        <w:rPr>
          <w:sz w:val="28"/>
          <w:szCs w:val="28"/>
        </w:rPr>
      </w:pPr>
      <w:r>
        <w:rPr>
          <w:noProof/>
          <w:sz w:val="28"/>
          <w:szCs w:val="28"/>
        </w:rPr>
        <w:drawing>
          <wp:inline distT="0" distB="0" distL="0" distR="0" wp14:anchorId="55EA004B" wp14:editId="3E95B667">
            <wp:extent cx="6267546" cy="314221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a:blip r:embed="rId19">
                      <a:extLst>
                        <a:ext uri="{28A0092B-C50C-407E-A947-70E740481C1C}">
                          <a14:useLocalDpi xmlns:a14="http://schemas.microsoft.com/office/drawing/2010/main" val="0"/>
                        </a:ext>
                      </a:extLst>
                    </a:blip>
                    <a:stretch>
                      <a:fillRect/>
                    </a:stretch>
                  </pic:blipFill>
                  <pic:spPr>
                    <a:xfrm>
                      <a:off x="0" y="0"/>
                      <a:ext cx="6289750" cy="3153343"/>
                    </a:xfrm>
                    <a:prstGeom prst="rect">
                      <a:avLst/>
                    </a:prstGeom>
                  </pic:spPr>
                </pic:pic>
              </a:graphicData>
            </a:graphic>
          </wp:inline>
        </w:drawing>
      </w:r>
    </w:p>
    <w:p w:rsidR="00A92B14" w:rsidRDefault="00A92B14" w:rsidP="00106E3A">
      <w:pPr>
        <w:rPr>
          <w:sz w:val="28"/>
          <w:szCs w:val="28"/>
        </w:rPr>
      </w:pPr>
    </w:p>
    <w:p w:rsidR="004F4F58" w:rsidRDefault="00AC5079" w:rsidP="00106E3A">
      <w:pPr>
        <w:rPr>
          <w:b/>
          <w:sz w:val="28"/>
          <w:szCs w:val="28"/>
        </w:rPr>
      </w:pPr>
      <w:r>
        <w:rPr>
          <w:b/>
          <w:sz w:val="28"/>
          <w:szCs w:val="28"/>
        </w:rPr>
        <w:t xml:space="preserve"> </w:t>
      </w:r>
      <w:r w:rsidR="00041BAF">
        <w:rPr>
          <w:b/>
          <w:sz w:val="28"/>
          <w:szCs w:val="28"/>
        </w:rPr>
        <w:t>Show all Details</w:t>
      </w:r>
      <w:r w:rsidR="004F4F58" w:rsidRPr="0064516D">
        <w:rPr>
          <w:b/>
          <w:sz w:val="28"/>
          <w:szCs w:val="28"/>
        </w:rPr>
        <w:t>:</w:t>
      </w:r>
    </w:p>
    <w:p w:rsidR="0064516D" w:rsidRPr="0064516D" w:rsidRDefault="0064516D" w:rsidP="00106E3A">
      <w:pPr>
        <w:rPr>
          <w:b/>
          <w:sz w:val="28"/>
          <w:szCs w:val="28"/>
        </w:rPr>
      </w:pPr>
    </w:p>
    <w:p w:rsidR="004F4F58" w:rsidRDefault="001100C9" w:rsidP="00106E3A">
      <w:pPr>
        <w:rPr>
          <w:sz w:val="28"/>
          <w:szCs w:val="28"/>
        </w:rPr>
      </w:pPr>
      <w:r>
        <w:rPr>
          <w:noProof/>
          <w:sz w:val="28"/>
          <w:szCs w:val="28"/>
        </w:rPr>
        <w:drawing>
          <wp:inline distT="0" distB="0" distL="0" distR="0">
            <wp:extent cx="6267148" cy="3424844"/>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PNG"/>
                    <pic:cNvPicPr/>
                  </pic:nvPicPr>
                  <pic:blipFill>
                    <a:blip r:embed="rId20">
                      <a:extLst>
                        <a:ext uri="{28A0092B-C50C-407E-A947-70E740481C1C}">
                          <a14:useLocalDpi xmlns:a14="http://schemas.microsoft.com/office/drawing/2010/main" val="0"/>
                        </a:ext>
                      </a:extLst>
                    </a:blip>
                    <a:stretch>
                      <a:fillRect/>
                    </a:stretch>
                  </pic:blipFill>
                  <pic:spPr>
                    <a:xfrm>
                      <a:off x="0" y="0"/>
                      <a:ext cx="6276342" cy="3429868"/>
                    </a:xfrm>
                    <a:prstGeom prst="rect">
                      <a:avLst/>
                    </a:prstGeom>
                  </pic:spPr>
                </pic:pic>
              </a:graphicData>
            </a:graphic>
          </wp:inline>
        </w:drawing>
      </w:r>
    </w:p>
    <w:p w:rsidR="00CD507F" w:rsidRDefault="00CD507F" w:rsidP="00106E3A">
      <w:pPr>
        <w:rPr>
          <w:b/>
          <w:sz w:val="28"/>
          <w:szCs w:val="28"/>
        </w:rPr>
      </w:pPr>
    </w:p>
    <w:p w:rsidR="004057A5" w:rsidRDefault="004057A5" w:rsidP="00106E3A">
      <w:pPr>
        <w:rPr>
          <w:b/>
          <w:sz w:val="28"/>
          <w:szCs w:val="28"/>
        </w:rPr>
      </w:pPr>
    </w:p>
    <w:p w:rsidR="00CD507F" w:rsidRDefault="00CD507F" w:rsidP="00106E3A">
      <w:pPr>
        <w:rPr>
          <w:b/>
          <w:sz w:val="28"/>
          <w:szCs w:val="28"/>
        </w:rPr>
      </w:pPr>
    </w:p>
    <w:p w:rsidR="004F4F58" w:rsidRPr="0064516D" w:rsidRDefault="00AC5079" w:rsidP="00106E3A">
      <w:pPr>
        <w:rPr>
          <w:b/>
          <w:sz w:val="28"/>
          <w:szCs w:val="28"/>
        </w:rPr>
      </w:pPr>
      <w:r>
        <w:rPr>
          <w:b/>
          <w:sz w:val="28"/>
          <w:szCs w:val="28"/>
        </w:rPr>
        <w:t xml:space="preserve"> </w:t>
      </w:r>
      <w:r w:rsidR="00B57813">
        <w:rPr>
          <w:b/>
          <w:sz w:val="28"/>
          <w:szCs w:val="28"/>
        </w:rPr>
        <w:t>Show Sales Report:</w:t>
      </w:r>
    </w:p>
    <w:p w:rsidR="006A7681" w:rsidRDefault="006A7681" w:rsidP="00106E3A">
      <w:pPr>
        <w:rPr>
          <w:sz w:val="28"/>
          <w:szCs w:val="28"/>
        </w:rPr>
      </w:pPr>
    </w:p>
    <w:p w:rsidR="004F4F58" w:rsidRDefault="004057A5" w:rsidP="0064516D">
      <w:pPr>
        <w:jc w:val="both"/>
        <w:rPr>
          <w:sz w:val="28"/>
          <w:szCs w:val="28"/>
        </w:rPr>
      </w:pPr>
      <w:r>
        <w:rPr>
          <w:noProof/>
          <w:sz w:val="28"/>
          <w:szCs w:val="28"/>
        </w:rPr>
        <w:drawing>
          <wp:inline distT="0" distB="0" distL="0" distR="0" wp14:anchorId="64CEF6CD" wp14:editId="68A3DEB7">
            <wp:extent cx="6318467" cy="4256117"/>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21">
                      <a:extLst>
                        <a:ext uri="{28A0092B-C50C-407E-A947-70E740481C1C}">
                          <a14:useLocalDpi xmlns:a14="http://schemas.microsoft.com/office/drawing/2010/main" val="0"/>
                        </a:ext>
                      </a:extLst>
                    </a:blip>
                    <a:stretch>
                      <a:fillRect/>
                    </a:stretch>
                  </pic:blipFill>
                  <pic:spPr>
                    <a:xfrm>
                      <a:off x="0" y="0"/>
                      <a:ext cx="6358433" cy="4283038"/>
                    </a:xfrm>
                    <a:prstGeom prst="rect">
                      <a:avLst/>
                    </a:prstGeom>
                  </pic:spPr>
                </pic:pic>
              </a:graphicData>
            </a:graphic>
          </wp:inline>
        </w:drawing>
      </w:r>
    </w:p>
    <w:p w:rsidR="004F4F58" w:rsidRDefault="004F4F5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761BC8" w:rsidRDefault="00761BC8" w:rsidP="00106E3A">
      <w:pPr>
        <w:rPr>
          <w:sz w:val="28"/>
          <w:szCs w:val="28"/>
        </w:rPr>
      </w:pPr>
    </w:p>
    <w:p w:rsidR="004057A5" w:rsidRDefault="004057A5" w:rsidP="00106E3A">
      <w:pPr>
        <w:rPr>
          <w:sz w:val="28"/>
          <w:szCs w:val="28"/>
        </w:rPr>
      </w:pPr>
    </w:p>
    <w:p w:rsidR="00761BC8" w:rsidRDefault="00761BC8" w:rsidP="00106E3A">
      <w:pPr>
        <w:rPr>
          <w:b/>
          <w:sz w:val="28"/>
          <w:szCs w:val="28"/>
        </w:rPr>
      </w:pPr>
    </w:p>
    <w:p w:rsidR="00330BB9" w:rsidRDefault="00AC5079" w:rsidP="00106E3A">
      <w:pPr>
        <w:rPr>
          <w:b/>
          <w:sz w:val="28"/>
          <w:szCs w:val="28"/>
        </w:rPr>
      </w:pPr>
      <w:r>
        <w:rPr>
          <w:b/>
          <w:sz w:val="28"/>
          <w:szCs w:val="28"/>
        </w:rPr>
        <w:t xml:space="preserve"> </w:t>
      </w:r>
      <w:r w:rsidR="007B0054">
        <w:rPr>
          <w:b/>
          <w:sz w:val="28"/>
          <w:szCs w:val="28"/>
        </w:rPr>
        <w:t>All Sales Report</w:t>
      </w:r>
      <w:r w:rsidR="00330BB9">
        <w:rPr>
          <w:b/>
          <w:sz w:val="28"/>
          <w:szCs w:val="28"/>
        </w:rPr>
        <w:t>:</w:t>
      </w:r>
    </w:p>
    <w:p w:rsidR="005B4D4B" w:rsidRDefault="005B4D4B" w:rsidP="00106E3A">
      <w:pPr>
        <w:rPr>
          <w:b/>
          <w:sz w:val="28"/>
          <w:szCs w:val="28"/>
        </w:rPr>
      </w:pPr>
    </w:p>
    <w:p w:rsidR="00330BB9" w:rsidRDefault="0050283C" w:rsidP="00106E3A">
      <w:pPr>
        <w:rPr>
          <w:b/>
          <w:sz w:val="28"/>
          <w:szCs w:val="28"/>
        </w:rPr>
      </w:pPr>
      <w:r>
        <w:rPr>
          <w:b/>
          <w:noProof/>
          <w:sz w:val="28"/>
          <w:szCs w:val="28"/>
        </w:rPr>
        <w:drawing>
          <wp:inline distT="0" distB="0" distL="0" distR="0">
            <wp:extent cx="6396414" cy="3956858"/>
            <wp:effectExtent l="0" t="0" r="4445" b="5715"/>
            <wp:docPr id="30" name="Picture 2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stretch>
                      <a:fillRect/>
                    </a:stretch>
                  </pic:blipFill>
                  <pic:spPr>
                    <a:xfrm>
                      <a:off x="0" y="0"/>
                      <a:ext cx="6474364" cy="4005078"/>
                    </a:xfrm>
                    <a:prstGeom prst="rect">
                      <a:avLst/>
                    </a:prstGeom>
                  </pic:spPr>
                </pic:pic>
              </a:graphicData>
            </a:graphic>
          </wp:inline>
        </w:drawing>
      </w:r>
    </w:p>
    <w:p w:rsidR="00A92B14" w:rsidRDefault="00A92B14" w:rsidP="00106E3A">
      <w:pPr>
        <w:rPr>
          <w:b/>
          <w:sz w:val="28"/>
          <w:szCs w:val="28"/>
        </w:rPr>
      </w:pPr>
    </w:p>
    <w:p w:rsidR="00A92B14" w:rsidRDefault="00A92B14"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761BC8" w:rsidRDefault="00761BC8" w:rsidP="00C32D23">
      <w:pPr>
        <w:rPr>
          <w:b/>
          <w:sz w:val="28"/>
          <w:szCs w:val="28"/>
        </w:rPr>
      </w:pPr>
    </w:p>
    <w:p w:rsidR="00C32D23" w:rsidRDefault="00AC5079" w:rsidP="00C32D23">
      <w:pPr>
        <w:rPr>
          <w:b/>
          <w:sz w:val="28"/>
          <w:szCs w:val="28"/>
        </w:rPr>
      </w:pPr>
      <w:r>
        <w:rPr>
          <w:b/>
          <w:sz w:val="28"/>
          <w:szCs w:val="28"/>
        </w:rPr>
        <w:t xml:space="preserve"> </w:t>
      </w:r>
      <w:r w:rsidR="00C32D23" w:rsidRPr="0064516D">
        <w:rPr>
          <w:b/>
          <w:sz w:val="28"/>
          <w:szCs w:val="28"/>
        </w:rPr>
        <w:t>About Me:</w:t>
      </w:r>
    </w:p>
    <w:p w:rsidR="00C32D23" w:rsidRDefault="00C32D23" w:rsidP="00C32D23">
      <w:pPr>
        <w:rPr>
          <w:b/>
          <w:sz w:val="28"/>
          <w:szCs w:val="28"/>
        </w:rPr>
      </w:pPr>
    </w:p>
    <w:p w:rsidR="004057A5" w:rsidRDefault="00C32D23" w:rsidP="00106E3A">
      <w:pPr>
        <w:rPr>
          <w:b/>
          <w:sz w:val="28"/>
          <w:szCs w:val="28"/>
        </w:rPr>
      </w:pPr>
      <w:r>
        <w:rPr>
          <w:b/>
          <w:noProof/>
          <w:sz w:val="28"/>
          <w:szCs w:val="28"/>
        </w:rPr>
        <w:drawing>
          <wp:inline distT="0" distB="0" distL="0" distR="0" wp14:anchorId="438CDB29" wp14:editId="757DF44A">
            <wp:extent cx="6082665" cy="47310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aa.PNG"/>
                    <pic:cNvPicPr/>
                  </pic:nvPicPr>
                  <pic:blipFill>
                    <a:blip r:embed="rId23">
                      <a:extLst>
                        <a:ext uri="{28A0092B-C50C-407E-A947-70E740481C1C}">
                          <a14:useLocalDpi xmlns:a14="http://schemas.microsoft.com/office/drawing/2010/main" val="0"/>
                        </a:ext>
                      </a:extLst>
                    </a:blip>
                    <a:stretch>
                      <a:fillRect/>
                    </a:stretch>
                  </pic:blipFill>
                  <pic:spPr>
                    <a:xfrm>
                      <a:off x="0" y="0"/>
                      <a:ext cx="6091374" cy="4737799"/>
                    </a:xfrm>
                    <a:prstGeom prst="rect">
                      <a:avLst/>
                    </a:prstGeom>
                  </pic:spPr>
                </pic:pic>
              </a:graphicData>
            </a:graphic>
          </wp:inline>
        </w:drawing>
      </w:r>
    </w:p>
    <w:p w:rsidR="004057A5" w:rsidRDefault="004057A5" w:rsidP="00106E3A">
      <w:pPr>
        <w:rPr>
          <w:b/>
          <w:sz w:val="28"/>
          <w:szCs w:val="28"/>
        </w:rPr>
      </w:pPr>
    </w:p>
    <w:p w:rsidR="004057A5" w:rsidRDefault="004057A5"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C32D23" w:rsidRDefault="00C32D23" w:rsidP="00106E3A">
      <w:pPr>
        <w:rPr>
          <w:b/>
          <w:sz w:val="28"/>
          <w:szCs w:val="28"/>
        </w:rPr>
      </w:pPr>
    </w:p>
    <w:p w:rsidR="00761BC8" w:rsidRDefault="00C32D23" w:rsidP="00106E3A">
      <w:pPr>
        <w:rPr>
          <w:b/>
          <w:sz w:val="28"/>
          <w:szCs w:val="28"/>
        </w:rPr>
      </w:pPr>
      <w:r>
        <w:rPr>
          <w:b/>
          <w:sz w:val="28"/>
          <w:szCs w:val="28"/>
        </w:rPr>
        <w:t xml:space="preserve">    </w:t>
      </w:r>
    </w:p>
    <w:p w:rsidR="005E76CB" w:rsidRDefault="00C32D23" w:rsidP="00106E3A">
      <w:pPr>
        <w:rPr>
          <w:b/>
          <w:sz w:val="28"/>
          <w:szCs w:val="28"/>
        </w:rPr>
      </w:pPr>
      <w:r>
        <w:rPr>
          <w:b/>
          <w:sz w:val="28"/>
          <w:szCs w:val="28"/>
        </w:rPr>
        <w:t xml:space="preserve">        </w:t>
      </w:r>
    </w:p>
    <w:p w:rsidR="00C32D23" w:rsidRDefault="00C32D23" w:rsidP="00106E3A">
      <w:pPr>
        <w:rPr>
          <w:b/>
          <w:sz w:val="28"/>
          <w:szCs w:val="28"/>
        </w:rPr>
      </w:pPr>
      <w:r>
        <w:rPr>
          <w:b/>
          <w:sz w:val="28"/>
          <w:szCs w:val="28"/>
        </w:rPr>
        <w:t xml:space="preserve">             </w:t>
      </w:r>
    </w:p>
    <w:p w:rsidR="00805738" w:rsidRDefault="00805738" w:rsidP="00805738">
      <w:pPr>
        <w:pStyle w:val="ListParagraph"/>
        <w:numPr>
          <w:ilvl w:val="0"/>
          <w:numId w:val="9"/>
        </w:numPr>
        <w:rPr>
          <w:b/>
          <w:noProof/>
          <w:sz w:val="32"/>
          <w:szCs w:val="32"/>
        </w:rPr>
      </w:pPr>
      <w:r w:rsidRPr="00805738">
        <w:rPr>
          <w:b/>
          <w:noProof/>
          <w:sz w:val="32"/>
          <w:szCs w:val="32"/>
        </w:rPr>
        <w:lastRenderedPageBreak/>
        <w:t>Coding:-</w:t>
      </w:r>
    </w:p>
    <w:p w:rsidR="00805738" w:rsidRDefault="00805738" w:rsidP="00805738">
      <w:pPr>
        <w:pStyle w:val="ListParagraph"/>
        <w:rPr>
          <w:b/>
          <w:noProof/>
          <w:sz w:val="32"/>
          <w:szCs w:val="32"/>
        </w:rPr>
      </w:pPr>
    </w:p>
    <w:p w:rsidR="00805738" w:rsidRPr="005B4D4B" w:rsidRDefault="00805738" w:rsidP="00805738">
      <w:pPr>
        <w:pStyle w:val="ListParagraph"/>
        <w:rPr>
          <w:b/>
          <w:noProof/>
          <w:sz w:val="32"/>
          <w:szCs w:val="32"/>
          <w:u w:val="single"/>
        </w:rPr>
      </w:pPr>
      <w:r w:rsidRPr="005B4D4B">
        <w:rPr>
          <w:b/>
          <w:noProof/>
          <w:sz w:val="32"/>
          <w:szCs w:val="32"/>
          <w:u w:val="single"/>
        </w:rPr>
        <w:t>Login Form:</w:t>
      </w:r>
    </w:p>
    <w:p w:rsidR="00805738" w:rsidRDefault="00805738" w:rsidP="00805738">
      <w:pPr>
        <w:pStyle w:val="ListParagraph"/>
        <w:rPr>
          <w:b/>
          <w:noProof/>
          <w:sz w:val="32"/>
          <w:szCs w:val="32"/>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510B09" w:rsidRDefault="00510B09" w:rsidP="00510B09">
      <w:pPr>
        <w:autoSpaceDE w:val="0"/>
        <w:autoSpaceDN w:val="0"/>
        <w:adjustRightInd w:val="0"/>
        <w:rPr>
          <w:rFonts w:ascii="Consolas" w:eastAsiaTheme="minorHAnsi" w:hAnsi="Consolas" w:cs="Consolas"/>
          <w:sz w:val="19"/>
          <w:szCs w:val="19"/>
        </w:rPr>
      </w:pP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LoginForm1</w:t>
      </w:r>
    </w:p>
    <w:p w:rsidR="007A45D6" w:rsidRDefault="007A45D6" w:rsidP="007A45D6">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name1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OK_Click(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OK.Click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UsernameTextBox.Text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UsernameTextBox.Focus()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PasswordTextBox.Text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PasswordTextBox.Focus()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"Select * from Login where UserName=@UserName and Password=@Password"</w:t>
      </w:r>
      <w:r>
        <w:rPr>
          <w:rFonts w:ascii="Consolas" w:eastAsiaTheme="minorHAnsi" w:hAnsi="Consolas" w:cs="Consolas"/>
          <w:sz w:val="19"/>
          <w:szCs w:val="19"/>
        </w:rPr>
        <w:t>, con)</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UParam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OleDb.</w:t>
      </w:r>
      <w:r>
        <w:rPr>
          <w:rFonts w:ascii="Consolas" w:eastAsiaTheme="minorHAnsi" w:hAnsi="Consolas" w:cs="Consolas"/>
          <w:color w:val="2B91AF"/>
          <w:sz w:val="19"/>
          <w:szCs w:val="19"/>
        </w:rPr>
        <w:t>OleDbParameter</w:t>
      </w:r>
      <w:r>
        <w:rPr>
          <w:rFonts w:ascii="Consolas" w:eastAsiaTheme="minorHAnsi" w:hAnsi="Consolas" w:cs="Consolas"/>
          <w:sz w:val="19"/>
          <w:szCs w:val="19"/>
        </w:rPr>
        <w:t>(</w:t>
      </w:r>
      <w:r>
        <w:rPr>
          <w:rFonts w:ascii="Consolas" w:eastAsiaTheme="minorHAnsi" w:hAnsi="Consolas" w:cs="Consolas"/>
          <w:color w:val="A31515"/>
          <w:sz w:val="19"/>
          <w:szCs w:val="19"/>
        </w:rPr>
        <w:t>"@UserName"</w:t>
      </w: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.UsernameTextBox.Text)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PassParam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OleDb.</w:t>
      </w:r>
      <w:r>
        <w:rPr>
          <w:rFonts w:ascii="Consolas" w:eastAsiaTheme="minorHAnsi" w:hAnsi="Consolas" w:cs="Consolas"/>
          <w:color w:val="2B91AF"/>
          <w:sz w:val="19"/>
          <w:szCs w:val="19"/>
        </w:rPr>
        <w:t>OleDbParameter</w:t>
      </w:r>
      <w:r>
        <w:rPr>
          <w:rFonts w:ascii="Consolas" w:eastAsiaTheme="minorHAnsi" w:hAnsi="Consolas" w:cs="Consolas"/>
          <w:sz w:val="19"/>
          <w:szCs w:val="19"/>
        </w:rPr>
        <w:t>(</w:t>
      </w:r>
      <w:r>
        <w:rPr>
          <w:rFonts w:ascii="Consolas" w:eastAsiaTheme="minorHAnsi" w:hAnsi="Consolas" w:cs="Consolas"/>
          <w:color w:val="A31515"/>
          <w:sz w:val="19"/>
          <w:szCs w:val="19"/>
        </w:rPr>
        <w:t>"@Password"</w:t>
      </w: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.PasswordTextBox.Text)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cmd.Parameters.Add(UParam)</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cmd.Parameters.Add(PassParam)</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OleDbDataReader</w:t>
      </w:r>
      <w:r>
        <w:rPr>
          <w:rFonts w:ascii="Consolas" w:eastAsiaTheme="minorHAnsi" w:hAnsi="Consolas" w:cs="Consolas"/>
          <w:sz w:val="19"/>
          <w:szCs w:val="19"/>
        </w:rPr>
        <w:t xml:space="preserve"> = cmd.ExecuteReader()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dr.HasRows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My</w:t>
      </w:r>
      <w:r>
        <w:rPr>
          <w:rFonts w:ascii="Consolas" w:eastAsiaTheme="minorHAnsi" w:hAnsi="Consolas" w:cs="Consolas"/>
          <w:sz w:val="19"/>
          <w:szCs w:val="19"/>
        </w:rPr>
        <w:t>.Forms.MDIParent1.Show()</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"UserID &amp; Password Not Matched"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'str = "Select * from Login where UserName='" + UsernameTextBox.Text + "' and Password='" + PasswordTextBox.Text + "'"</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'cmd = New OleDbCommand(str,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'Dim dr As OleDbDataReader = cmd.ExecuteReader()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'If dr.HasRows 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My.Forms.MDIParent1.Show()</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Me.Close()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'Else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MsgBox("UserID &amp; Password Not Matched", MsgBoxStyle.Critical, MsgBoxStyle.OkOnly)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If</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Cancel_Click(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Cancel.Click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UsernameTextBox_KeyPress(</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KeyPressEventArgs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UsernameTextBox.KeyPress</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Asc(e.KeyChar) &lt;&gt; 8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Asc(e.KeyChar) &lt; 65 </w:t>
      </w:r>
      <w:r>
        <w:rPr>
          <w:rFonts w:ascii="Consolas" w:eastAsiaTheme="minorHAnsi" w:hAnsi="Consolas" w:cs="Consolas"/>
          <w:color w:val="0000FF"/>
          <w:sz w:val="19"/>
          <w:szCs w:val="19"/>
        </w:rPr>
        <w:t>Or</w:t>
      </w:r>
      <w:r>
        <w:rPr>
          <w:rFonts w:ascii="Consolas" w:eastAsiaTheme="minorHAnsi" w:hAnsi="Consolas" w:cs="Consolas"/>
          <w:sz w:val="19"/>
          <w:szCs w:val="19"/>
        </w:rPr>
        <w:t xml:space="preserve"> Asc(e.KeyChar) &gt; 122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e.Handled = </w:t>
      </w:r>
      <w:r>
        <w:rPr>
          <w:rFonts w:ascii="Consolas" w:eastAsiaTheme="minorHAnsi" w:hAnsi="Consolas" w:cs="Consolas"/>
          <w:color w:val="0000FF"/>
          <w:sz w:val="19"/>
          <w:szCs w:val="19"/>
        </w:rPr>
        <w:t>True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510B09" w:rsidRDefault="00510B09" w:rsidP="00510B09">
      <w:pPr>
        <w:autoSpaceDE w:val="0"/>
        <w:autoSpaceDN w:val="0"/>
        <w:adjustRightInd w:val="0"/>
        <w:rPr>
          <w:rFonts w:ascii="Consolas" w:eastAsiaTheme="minorHAnsi" w:hAnsi="Consolas" w:cs="Consolas"/>
          <w:sz w:val="19"/>
          <w:szCs w:val="19"/>
        </w:rPr>
      </w:pPr>
    </w:p>
    <w:p w:rsidR="00805738" w:rsidRDefault="0080573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612DFF" w:rsidRDefault="00612DFF" w:rsidP="00805738">
      <w:pPr>
        <w:pStyle w:val="ListParagraph"/>
        <w:rPr>
          <w:b/>
          <w:noProof/>
          <w:sz w:val="32"/>
          <w:szCs w:val="32"/>
          <w:u w:val="single"/>
        </w:rPr>
      </w:pPr>
    </w:p>
    <w:p w:rsidR="00805738" w:rsidRDefault="00805738" w:rsidP="00805738">
      <w:pPr>
        <w:pStyle w:val="ListParagraph"/>
        <w:rPr>
          <w:b/>
          <w:noProof/>
          <w:sz w:val="32"/>
          <w:szCs w:val="32"/>
          <w:u w:val="single"/>
        </w:rPr>
      </w:pPr>
      <w:r w:rsidRPr="000F1264">
        <w:rPr>
          <w:b/>
          <w:noProof/>
          <w:sz w:val="32"/>
          <w:szCs w:val="32"/>
          <w:u w:val="single"/>
        </w:rPr>
        <w:lastRenderedPageBreak/>
        <w:t>Home Form:</w:t>
      </w:r>
    </w:p>
    <w:p w:rsidR="000F1264" w:rsidRPr="000F1264" w:rsidRDefault="000F1264" w:rsidP="00805738">
      <w:pPr>
        <w:pStyle w:val="ListParagraph"/>
        <w:rPr>
          <w:b/>
          <w:noProof/>
          <w:sz w:val="32"/>
          <w:szCs w:val="32"/>
          <w:u w:val="single"/>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System.Windows.Forms</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MDIParent1</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ExitToolsStripMenuItem_Click(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CutToolStripMenuItem_Click(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Use My.Computer.Clipboard to insert the selected text or images into the clipboard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CopyToolStripMenuItem_Click(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Use My.Computer.Clipboard to insert the selected text or images into the clipboard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PasteToolStripMenuItem_Click(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'Use My.Computer.Clipboard.GetText() or My.Computer.Clipboard.GetData to retrieve information from the clipboard.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ToolBarToolStripMenuItem_Click(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StatusBarToolStripMenuItem_Click(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CascadeToolStripMenuItem_Click(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.LayoutMdi(</w:t>
      </w:r>
      <w:r>
        <w:rPr>
          <w:rFonts w:ascii="Consolas" w:eastAsiaTheme="minorHAnsi" w:hAnsi="Consolas" w:cs="Consolas"/>
          <w:color w:val="2B91AF"/>
          <w:sz w:val="19"/>
          <w:szCs w:val="19"/>
        </w:rPr>
        <w:t>MdiLayout</w:t>
      </w:r>
      <w:r>
        <w:rPr>
          <w:rFonts w:ascii="Consolas" w:eastAsiaTheme="minorHAnsi" w:hAnsi="Consolas" w:cs="Consolas"/>
          <w:sz w:val="19"/>
          <w:szCs w:val="19"/>
        </w:rPr>
        <w:t>.Cascade)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TileVerticalToolStripMenuItem_Click(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.LayoutMdi(</w:t>
      </w:r>
      <w:r>
        <w:rPr>
          <w:rFonts w:ascii="Consolas" w:eastAsiaTheme="minorHAnsi" w:hAnsi="Consolas" w:cs="Consolas"/>
          <w:color w:val="2B91AF"/>
          <w:sz w:val="19"/>
          <w:szCs w:val="19"/>
        </w:rPr>
        <w:t>MdiLayout</w:t>
      </w:r>
      <w:r>
        <w:rPr>
          <w:rFonts w:ascii="Consolas" w:eastAsiaTheme="minorHAnsi" w:hAnsi="Consolas" w:cs="Consolas"/>
          <w:sz w:val="19"/>
          <w:szCs w:val="19"/>
        </w:rPr>
        <w:t>.TileVertical)</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TileHorizontalToolStripMenuItem_Click(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.LayoutMdi(</w:t>
      </w:r>
      <w:r>
        <w:rPr>
          <w:rFonts w:ascii="Consolas" w:eastAsiaTheme="minorHAnsi" w:hAnsi="Consolas" w:cs="Consolas"/>
          <w:color w:val="2B91AF"/>
          <w:sz w:val="19"/>
          <w:szCs w:val="19"/>
        </w:rPr>
        <w:t>MdiLayout</w:t>
      </w:r>
      <w:r>
        <w:rPr>
          <w:rFonts w:ascii="Consolas" w:eastAsiaTheme="minorHAnsi" w:hAnsi="Consolas" w:cs="Consolas"/>
          <w:sz w:val="19"/>
          <w:szCs w:val="19"/>
        </w:rPr>
        <w:t>.TileHorizontal)</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ArrangeIconsToolStripMenuItem_Click(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.LayoutMdi(</w:t>
      </w:r>
      <w:r>
        <w:rPr>
          <w:rFonts w:ascii="Consolas" w:eastAsiaTheme="minorHAnsi" w:hAnsi="Consolas" w:cs="Consolas"/>
          <w:color w:val="2B91AF"/>
          <w:sz w:val="19"/>
          <w:szCs w:val="19"/>
        </w:rPr>
        <w:t>MdiLayout</w:t>
      </w:r>
      <w:r>
        <w:rPr>
          <w:rFonts w:ascii="Consolas" w:eastAsiaTheme="minorHAnsi" w:hAnsi="Consolas" w:cs="Consolas"/>
          <w:sz w:val="19"/>
          <w:szCs w:val="19"/>
        </w:rPr>
        <w:t>.ArrangeIcons)</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CloseAllToolStripMenuItem_Click(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EventArgs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Close all child forms of the parent.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Each</w:t>
      </w:r>
      <w:r>
        <w:rPr>
          <w:rFonts w:ascii="Consolas" w:eastAsiaTheme="minorHAnsi" w:hAnsi="Consolas" w:cs="Consolas"/>
          <w:sz w:val="19"/>
          <w:szCs w:val="19"/>
        </w:rPr>
        <w:t xml:space="preserve"> ChildForm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Form</w:t>
      </w:r>
      <w:r>
        <w:rPr>
          <w:rFonts w:ascii="Consolas" w:eastAsiaTheme="minorHAnsi" w:hAnsi="Consolas" w:cs="Consolas"/>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.MdiChildren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ChildForm.Close()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m_ChildFormNumber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ExitToolStripMenuItem_Click(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ExitToolStripMenuItem.Click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res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MsgBox(</w:t>
      </w:r>
      <w:r>
        <w:rPr>
          <w:rFonts w:ascii="Consolas" w:eastAsiaTheme="minorHAnsi" w:hAnsi="Consolas" w:cs="Consolas"/>
          <w:color w:val="A31515"/>
          <w:sz w:val="19"/>
          <w:szCs w:val="19"/>
        </w:rPr>
        <w:t>"Do You Really Want to logout The Application.?"</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.YesNo)</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res = DialogResult.No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ElseIf</w:t>
      </w:r>
      <w:r>
        <w:rPr>
          <w:rFonts w:ascii="Consolas" w:eastAsiaTheme="minorHAnsi" w:hAnsi="Consolas" w:cs="Consolas"/>
          <w:sz w:val="19"/>
          <w:szCs w:val="19"/>
        </w:rPr>
        <w:t xml:space="preserve"> res = DialogResult.Yes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LoginForm1</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.Hide()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MDIParent1_Load(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LoginForm1</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ADDCustomerToolStripMenuItem_Click(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ADDCustomerToolStripMenuItem.Click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EDITCustomerToolStripMenuItem_Click(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EDITCustomerToolStripMenuItem.Click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EditCustomer</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MDIParent1_FormClosing(</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FormClosingEventArgs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.FormClosing</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Application</w:t>
      </w:r>
      <w:r>
        <w:rPr>
          <w:rFonts w:ascii="Consolas" w:eastAsiaTheme="minorHAnsi" w:hAnsi="Consolas" w:cs="Consolas"/>
          <w:sz w:val="19"/>
          <w:szCs w:val="19"/>
        </w:rPr>
        <w:t>.Exit()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ADDProductToolStripMenuItem_Click(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ADDProductToolStripMenuItem.Click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AddProduct</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EDITProductToolStripMenuItem_Click(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EDITProductToolStripMenuItem.Click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EditProduct</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ADDDctorToolStripMenuItem_Click(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ADDDctorToolStripMenuItem.Click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AddDoctor</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EDITDoctorToolStripMenuItem_Click(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EDITDoctorToolStripMenuItem.Click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EditDoctor</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SalesToolStripMenuItem_Click(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SalesToolStripMenuItem.Click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SaleForm</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CustomerReportsToolStripMenuItem_Click(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CustomerReportsToolStripMenuItem.Click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ALLDetails</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ProductReportsToolStripMenuItem_Click(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ProductReportsToolStripMenuItem.Click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ALLDetails</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DoctorReportsToolStripMenuItem_Click(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DoctorReportsToolStripMenuItem.Click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ALLDetails</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SalesReportsToolStripMenuItem_Click(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SalesReportsToolStripMenuItem.Click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SaleReport</w:t>
      </w:r>
      <w:r>
        <w:rPr>
          <w:rFonts w:ascii="Consolas" w:eastAsiaTheme="minorHAnsi" w:hAnsi="Consolas" w:cs="Consolas"/>
          <w:sz w:val="19"/>
          <w:szCs w:val="19"/>
        </w:rPr>
        <w:t>.Show()</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AboutMeToolStripMenuItem1_Click(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AboutMeToolStripMenuItem1.Click</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About_Me</w:t>
      </w:r>
      <w:r>
        <w:rPr>
          <w:rFonts w:ascii="Consolas" w:eastAsiaTheme="minorHAnsi" w:hAnsi="Consolas" w:cs="Consolas"/>
          <w:sz w:val="19"/>
          <w:szCs w:val="19"/>
        </w:rPr>
        <w:t>.Show()</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7A45D6" w:rsidRDefault="007A45D6" w:rsidP="007A45D6">
      <w:pPr>
        <w:autoSpaceDE w:val="0"/>
        <w:autoSpaceDN w:val="0"/>
        <w:adjustRightInd w:val="0"/>
        <w:rPr>
          <w:rFonts w:ascii="Consolas" w:eastAsiaTheme="minorHAnsi" w:hAnsi="Consolas" w:cs="Consolas"/>
          <w:sz w:val="19"/>
          <w:szCs w:val="19"/>
        </w:rPr>
      </w:pP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result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MsgBox(</w:t>
      </w:r>
      <w:r>
        <w:rPr>
          <w:rFonts w:ascii="Consolas" w:eastAsiaTheme="minorHAnsi" w:hAnsi="Consolas" w:cs="Consolas"/>
          <w:color w:val="A31515"/>
          <w:sz w:val="19"/>
          <w:szCs w:val="19"/>
        </w:rPr>
        <w:t>"Do You Really Want To Logout The Application.?"</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.YesNo)</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result = DialogResult.No </w:t>
      </w:r>
      <w:r>
        <w:rPr>
          <w:rFonts w:ascii="Consolas" w:eastAsiaTheme="minorHAnsi" w:hAnsi="Consolas" w:cs="Consolas"/>
          <w:color w:val="0000FF"/>
          <w:sz w:val="19"/>
          <w:szCs w:val="19"/>
        </w:rPr>
        <w:t>Then</w:t>
      </w:r>
    </w:p>
    <w:p w:rsidR="007A45D6" w:rsidRDefault="007A45D6" w:rsidP="007A45D6">
      <w:pPr>
        <w:autoSpaceDE w:val="0"/>
        <w:autoSpaceDN w:val="0"/>
        <w:adjustRightInd w:val="0"/>
        <w:rPr>
          <w:rFonts w:ascii="Consolas" w:eastAsiaTheme="minorHAnsi" w:hAnsi="Consolas" w:cs="Consolas"/>
          <w:sz w:val="19"/>
          <w:szCs w:val="19"/>
        </w:rPr>
      </w:pP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ElseIf</w:t>
      </w:r>
      <w:r>
        <w:rPr>
          <w:rFonts w:ascii="Consolas" w:eastAsiaTheme="minorHAnsi" w:hAnsi="Consolas" w:cs="Consolas"/>
          <w:sz w:val="19"/>
          <w:szCs w:val="19"/>
        </w:rPr>
        <w:t xml:space="preserve"> result = DialogResult.Yes </w:t>
      </w:r>
      <w:r>
        <w:rPr>
          <w:rFonts w:ascii="Consolas" w:eastAsiaTheme="minorHAnsi" w:hAnsi="Consolas" w:cs="Consolas"/>
          <w:color w:val="0000FF"/>
          <w:sz w:val="19"/>
          <w:szCs w:val="19"/>
        </w:rPr>
        <w:t>Then</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My</w:t>
      </w:r>
      <w:r>
        <w:rPr>
          <w:rFonts w:ascii="Consolas" w:eastAsiaTheme="minorHAnsi" w:hAnsi="Consolas" w:cs="Consolas"/>
          <w:sz w:val="19"/>
          <w:szCs w:val="19"/>
        </w:rPr>
        <w:t xml:space="preserve">.Forms.LoginForm1.UsernameTextBox.Text = </w:t>
      </w:r>
      <w:r>
        <w:rPr>
          <w:rFonts w:ascii="Consolas" w:eastAsiaTheme="minorHAnsi" w:hAnsi="Consolas" w:cs="Consolas"/>
          <w:color w:val="A31515"/>
          <w:sz w:val="19"/>
          <w:szCs w:val="19"/>
        </w:rPr>
        <w:t>""</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My</w:t>
      </w:r>
      <w:r>
        <w:rPr>
          <w:rFonts w:ascii="Consolas" w:eastAsiaTheme="minorHAnsi" w:hAnsi="Consolas" w:cs="Consolas"/>
          <w:sz w:val="19"/>
          <w:szCs w:val="19"/>
        </w:rPr>
        <w:t xml:space="preserve">.Forms.LoginForm1.PasswordTextBox.Text = </w:t>
      </w:r>
      <w:r>
        <w:rPr>
          <w:rFonts w:ascii="Consolas" w:eastAsiaTheme="minorHAnsi" w:hAnsi="Consolas" w:cs="Consolas"/>
          <w:color w:val="A31515"/>
          <w:sz w:val="19"/>
          <w:szCs w:val="19"/>
        </w:rPr>
        <w:t>""</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LoginForm1</w:t>
      </w:r>
      <w:r>
        <w:rPr>
          <w:rFonts w:ascii="Consolas" w:eastAsiaTheme="minorHAnsi" w:hAnsi="Consolas" w:cs="Consolas"/>
          <w:sz w:val="19"/>
          <w:szCs w:val="19"/>
        </w:rPr>
        <w:t>.Show()</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.Hide()</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7A45D6" w:rsidRDefault="007A45D6" w:rsidP="007A45D6">
      <w:pPr>
        <w:autoSpaceDE w:val="0"/>
        <w:autoSpaceDN w:val="0"/>
        <w:adjustRightInd w:val="0"/>
        <w:rPr>
          <w:rFonts w:ascii="Consolas" w:eastAsiaTheme="minorHAnsi" w:hAnsi="Consolas" w:cs="Consolas"/>
          <w:sz w:val="19"/>
          <w:szCs w:val="19"/>
        </w:rPr>
      </w:pP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AboutSoftwareToolStripMenuItem_Click(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AboutSoftwareToolStripMenuItem.Click</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AboutBox1</w:t>
      </w:r>
      <w:r>
        <w:rPr>
          <w:rFonts w:ascii="Consolas" w:eastAsiaTheme="minorHAnsi" w:hAnsi="Consolas" w:cs="Consolas"/>
          <w:sz w:val="19"/>
          <w:szCs w:val="19"/>
        </w:rPr>
        <w:t>.ShowDialog()</w:t>
      </w:r>
    </w:p>
    <w:p w:rsidR="007A45D6" w:rsidRDefault="007A45D6" w:rsidP="007A45D6">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7A45D6" w:rsidRDefault="007A45D6" w:rsidP="007A45D6">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510B09" w:rsidRDefault="00510B09" w:rsidP="00510B09">
      <w:pPr>
        <w:autoSpaceDE w:val="0"/>
        <w:autoSpaceDN w:val="0"/>
        <w:adjustRightInd w:val="0"/>
        <w:rPr>
          <w:rFonts w:ascii="Consolas" w:eastAsiaTheme="minorHAnsi" w:hAnsi="Consolas" w:cs="Consolas"/>
          <w:sz w:val="19"/>
          <w:szCs w:val="19"/>
        </w:rPr>
      </w:pPr>
    </w:p>
    <w:p w:rsidR="00805738" w:rsidRPr="000F1264" w:rsidRDefault="00805738" w:rsidP="00805738">
      <w:pPr>
        <w:pStyle w:val="ListParagraph"/>
        <w:rPr>
          <w:b/>
          <w:noProof/>
          <w:sz w:val="32"/>
          <w:szCs w:val="32"/>
          <w:u w:val="single"/>
        </w:rPr>
      </w:pPr>
      <w:r w:rsidRPr="000F1264">
        <w:rPr>
          <w:b/>
          <w:noProof/>
          <w:sz w:val="32"/>
          <w:szCs w:val="32"/>
          <w:u w:val="single"/>
        </w:rPr>
        <w:lastRenderedPageBreak/>
        <w:t xml:space="preserve">Add </w:t>
      </w:r>
      <w:r w:rsidR="00510B09" w:rsidRPr="000F1264">
        <w:rPr>
          <w:b/>
          <w:noProof/>
          <w:sz w:val="32"/>
          <w:szCs w:val="32"/>
          <w:u w:val="single"/>
        </w:rPr>
        <w:t>Customer</w:t>
      </w:r>
      <w:r w:rsidRPr="000F1264">
        <w:rPr>
          <w:b/>
          <w:noProof/>
          <w:sz w:val="32"/>
          <w:szCs w:val="32"/>
          <w:u w:val="single"/>
        </w:rPr>
        <w:t>:</w:t>
      </w:r>
    </w:p>
    <w:p w:rsidR="005B4D4B" w:rsidRDefault="005B4D4B" w:rsidP="00805738">
      <w:pPr>
        <w:pStyle w:val="ListParagraph"/>
        <w:rPr>
          <w:b/>
          <w:noProof/>
          <w:sz w:val="32"/>
          <w:szCs w:val="32"/>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TextBox1.Focus()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TextBox2.Focus()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TextBox3.Focus()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TextBox4.Focus()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TextBox5.Focus() :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"Insert into Customer(CustomerName,Address,Phone,EyePower,ConsultantDoctor) values( '"</w:t>
      </w:r>
      <w:r>
        <w:rPr>
          <w:rFonts w:ascii="Consolas" w:eastAsiaTheme="minorHAnsi" w:hAnsi="Consolas" w:cs="Consolas"/>
          <w:sz w:val="19"/>
          <w:szCs w:val="19"/>
        </w:rPr>
        <w:t xml:space="preserve"> +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TextBox5.Text + </w:t>
      </w:r>
      <w:r>
        <w:rPr>
          <w:rFonts w:ascii="Consolas" w:eastAsiaTheme="minorHAnsi" w:hAnsi="Consolas" w:cs="Consolas"/>
          <w:color w:val="A31515"/>
          <w:sz w:val="19"/>
          <w:szCs w:val="19"/>
        </w:rPr>
        <w:t>"')"</w:t>
      </w:r>
      <w:r>
        <w:rPr>
          <w:rFonts w:ascii="Consolas" w:eastAsiaTheme="minorHAnsi" w:hAnsi="Consolas" w:cs="Consolas"/>
          <w:sz w:val="19"/>
          <w:szCs w:val="19"/>
        </w:rPr>
        <w:t>,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cmd.ExecuteNonQuery()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 &gt; 0)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saved successfully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saved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"Error"</w:t>
      </w:r>
      <w:r>
        <w:rPr>
          <w:rFonts w:ascii="Consolas" w:eastAsiaTheme="minorHAnsi" w:hAnsi="Consolas" w:cs="Consolas"/>
          <w:sz w:val="19"/>
          <w:szCs w:val="19"/>
        </w:rPr>
        <w:t>, ex.Message)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"Select MAX(CustomerID) from Customer"</w:t>
      </w:r>
      <w:r>
        <w:rPr>
          <w:rFonts w:ascii="Consolas" w:eastAsiaTheme="minorHAnsi" w:hAnsi="Consolas" w:cs="Consolas"/>
          <w:sz w:val="19"/>
          <w:szCs w:val="19"/>
        </w:rPr>
        <w:t>,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OleDbDataReader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 = cmd.ExecuteReader()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sz w:val="19"/>
          <w:szCs w:val="19"/>
        </w:rPr>
        <w:t xml:space="preserve"> dr.Read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CusID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 dr.GetValue(0).ToString()</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"Your Registration Done...!"</w:t>
      </w:r>
      <w:r>
        <w:rPr>
          <w:rFonts w:ascii="Consolas" w:eastAsiaTheme="minorHAnsi" w:hAnsi="Consolas" w:cs="Consolas"/>
          <w:sz w:val="19"/>
          <w:szCs w:val="19"/>
        </w:rPr>
        <w:t xml:space="preserve"> &amp; vbCrLf &amp; </w:t>
      </w:r>
      <w:r>
        <w:rPr>
          <w:rFonts w:ascii="Consolas" w:eastAsiaTheme="minorHAnsi" w:hAnsi="Consolas" w:cs="Consolas"/>
          <w:color w:val="A31515"/>
          <w:sz w:val="19"/>
          <w:szCs w:val="19"/>
        </w:rPr>
        <w:t>"Your ID="</w:t>
      </w:r>
      <w:r>
        <w:rPr>
          <w:rFonts w:ascii="Consolas" w:eastAsiaTheme="minorHAnsi" w:hAnsi="Consolas" w:cs="Consolas"/>
          <w:sz w:val="19"/>
          <w:szCs w:val="19"/>
        </w:rPr>
        <w:t xml:space="preserve"> &amp; CusID &amp; </w:t>
      </w:r>
      <w:r>
        <w:rPr>
          <w:rFonts w:ascii="Consolas" w:eastAsiaTheme="minorHAnsi" w:hAnsi="Consolas" w:cs="Consolas"/>
          <w:color w:val="A31515"/>
          <w:sz w:val="19"/>
          <w:szCs w:val="19"/>
        </w:rPr>
        <w:t>""</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While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"Error"</w:t>
      </w:r>
      <w:r>
        <w:rPr>
          <w:rFonts w:ascii="Consolas" w:eastAsiaTheme="minorHAnsi" w:hAnsi="Consolas" w:cs="Consolas"/>
          <w:sz w:val="19"/>
          <w:szCs w:val="19"/>
        </w:rPr>
        <w:t>, ex.Message)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Button2_Click(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Button2.Click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510B09" w:rsidRDefault="00510B09" w:rsidP="00805738">
      <w:pPr>
        <w:pStyle w:val="ListParagraph"/>
        <w:rPr>
          <w:b/>
          <w:noProof/>
          <w:sz w:val="32"/>
          <w:szCs w:val="32"/>
        </w:rPr>
      </w:pPr>
    </w:p>
    <w:p w:rsidR="00510B09" w:rsidRDefault="00510B09" w:rsidP="00805738">
      <w:pPr>
        <w:pStyle w:val="ListParagraph"/>
        <w:rPr>
          <w:b/>
          <w:noProof/>
          <w:sz w:val="32"/>
          <w:szCs w:val="32"/>
        </w:rPr>
      </w:pPr>
    </w:p>
    <w:p w:rsidR="00510B09" w:rsidRDefault="00510B09" w:rsidP="00805738">
      <w:pPr>
        <w:pStyle w:val="ListParagraph"/>
        <w:rPr>
          <w:b/>
          <w:noProof/>
          <w:sz w:val="32"/>
          <w:szCs w:val="32"/>
        </w:rPr>
      </w:pPr>
    </w:p>
    <w:p w:rsidR="00510B09" w:rsidRDefault="00510B09" w:rsidP="00805738">
      <w:pPr>
        <w:pStyle w:val="ListParagraph"/>
        <w:rPr>
          <w:b/>
          <w:noProof/>
          <w:sz w:val="32"/>
          <w:szCs w:val="32"/>
        </w:rPr>
      </w:pPr>
    </w:p>
    <w:p w:rsidR="00510B09" w:rsidRDefault="00510B09"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043BFE" w:rsidRDefault="00043BFE" w:rsidP="00805738">
      <w:pPr>
        <w:pStyle w:val="ListParagraph"/>
        <w:rPr>
          <w:b/>
          <w:noProof/>
          <w:sz w:val="32"/>
          <w:szCs w:val="32"/>
        </w:rPr>
      </w:pPr>
    </w:p>
    <w:p w:rsidR="00805738" w:rsidRPr="000F1264" w:rsidRDefault="00805738" w:rsidP="00805738">
      <w:pPr>
        <w:pStyle w:val="ListParagraph"/>
        <w:rPr>
          <w:b/>
          <w:noProof/>
          <w:sz w:val="32"/>
          <w:szCs w:val="32"/>
          <w:u w:val="single"/>
        </w:rPr>
      </w:pPr>
      <w:r w:rsidRPr="000F1264">
        <w:rPr>
          <w:b/>
          <w:noProof/>
          <w:sz w:val="32"/>
          <w:szCs w:val="32"/>
          <w:u w:val="single"/>
        </w:rPr>
        <w:lastRenderedPageBreak/>
        <w:t xml:space="preserve">Edit </w:t>
      </w:r>
      <w:r w:rsidR="00510B09" w:rsidRPr="000F1264">
        <w:rPr>
          <w:b/>
          <w:noProof/>
          <w:sz w:val="32"/>
          <w:szCs w:val="32"/>
          <w:u w:val="single"/>
        </w:rPr>
        <w:t>Customer</w:t>
      </w:r>
      <w:r w:rsidRPr="000F1264">
        <w:rPr>
          <w:b/>
          <w:noProof/>
          <w:sz w:val="32"/>
          <w:szCs w:val="32"/>
          <w:u w:val="single"/>
        </w:rPr>
        <w:t>:</w:t>
      </w:r>
    </w:p>
    <w:p w:rsidR="005B4D4B" w:rsidRDefault="005B4D4B" w:rsidP="00805738">
      <w:pPr>
        <w:pStyle w:val="ListParagraph"/>
        <w:rPr>
          <w:b/>
          <w:noProof/>
          <w:sz w:val="32"/>
          <w:szCs w:val="32"/>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EditCustomer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EditCustomer_Load(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CusID()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CusID()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Customer"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"Customer"</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ds.Tables(</w:t>
      </w:r>
      <w:r>
        <w:rPr>
          <w:rFonts w:ascii="Consolas" w:eastAsiaTheme="minorHAnsi" w:hAnsi="Consolas" w:cs="Consolas"/>
          <w:color w:val="A31515"/>
          <w:sz w:val="19"/>
          <w:szCs w:val="19"/>
        </w:rPr>
        <w:t>"Customer"</w:t>
      </w:r>
      <w:r>
        <w:rPr>
          <w:rFonts w:ascii="Consolas" w:eastAsiaTheme="minorHAnsi" w:hAnsi="Consolas" w:cs="Consolas"/>
          <w:sz w:val="19"/>
          <w:szCs w:val="19"/>
        </w:rPr>
        <w:t>).Rows.Count - 1</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a</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ComboBox1.Items.Add(ds.Tables(</w:t>
      </w:r>
      <w:r>
        <w:rPr>
          <w:rFonts w:ascii="Consolas" w:eastAsiaTheme="minorHAnsi" w:hAnsi="Consolas" w:cs="Consolas"/>
          <w:color w:val="A31515"/>
          <w:sz w:val="19"/>
          <w:szCs w:val="19"/>
        </w:rPr>
        <w:t>"Customer"</w:t>
      </w:r>
      <w:r>
        <w:rPr>
          <w:rFonts w:ascii="Consolas" w:eastAsiaTheme="minorHAnsi" w:hAnsi="Consolas" w:cs="Consolas"/>
          <w:sz w:val="19"/>
          <w:szCs w:val="19"/>
        </w:rPr>
        <w:t>).Rows(i)(0).ToString())</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ComboBox1_SelectedIndexChanged(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ComboBox1.SelectedIndexChanged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IsNumeric(ComboBox1.Text)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Customer where CustomerID=@cid"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cmd.Prepare()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"@cid"</w:t>
      </w:r>
      <w:r>
        <w:rPr>
          <w:rFonts w:ascii="Consolas" w:eastAsiaTheme="minorHAnsi" w:hAnsi="Consolas" w:cs="Consolas"/>
          <w:sz w:val="19"/>
          <w:szCs w:val="19"/>
        </w:rPr>
        <w:t>, ComboBox1.Text)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OleDbDataReader</w:t>
      </w:r>
      <w:r>
        <w:rPr>
          <w:rFonts w:ascii="Consolas" w:eastAsiaTheme="minorHAnsi" w:hAnsi="Consolas" w:cs="Consolas"/>
          <w:sz w:val="19"/>
          <w:szCs w:val="19"/>
        </w:rPr>
        <w:t xml:space="preserve"> = cmd.ExecuteReader()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dr.Read()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dr.GetValue(1)</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dr.GetValue(2)</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TextBox3.Text = dr.GetValue(3)</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TextBox4.Text = dr.GetValue(4)</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TextBox5.Text = dr.GetValue(5)</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the details"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"UPDATE Customer set CustomerName=@name,Address=@Address,Phone=@Phone,EyePower=@EP,ConsultantDoctor=@CD Where CustomerID=@CID"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"@name"</w:t>
      </w:r>
      <w:r>
        <w:rPr>
          <w:rFonts w:ascii="Consolas" w:eastAsiaTheme="minorHAnsi" w:hAnsi="Consolas" w:cs="Consolas"/>
          <w:sz w:val="19"/>
          <w:szCs w:val="19"/>
        </w:rPr>
        <w:t>, TextBox1.Text)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"@Address"</w:t>
      </w:r>
      <w:r>
        <w:rPr>
          <w:rFonts w:ascii="Consolas" w:eastAsiaTheme="minorHAnsi" w:hAnsi="Consolas" w:cs="Consolas"/>
          <w:sz w:val="19"/>
          <w:szCs w:val="19"/>
        </w:rPr>
        <w:t>, TextBox2.Text)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w:t>
      </w:r>
      <w:r>
        <w:rPr>
          <w:rFonts w:ascii="Consolas" w:eastAsiaTheme="minorHAnsi" w:hAnsi="Consolas" w:cs="Consolas"/>
          <w:sz w:val="19"/>
          <w:szCs w:val="19"/>
        </w:rPr>
        <w:t>, TextBox3.Text)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"@EP"</w:t>
      </w:r>
      <w:r>
        <w:rPr>
          <w:rFonts w:ascii="Consolas" w:eastAsiaTheme="minorHAnsi" w:hAnsi="Consolas" w:cs="Consolas"/>
          <w:sz w:val="19"/>
          <w:szCs w:val="19"/>
        </w:rPr>
        <w:t>, TextBox4.Text)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"@CD"</w:t>
      </w:r>
      <w:r>
        <w:rPr>
          <w:rFonts w:ascii="Consolas" w:eastAsiaTheme="minorHAnsi" w:hAnsi="Consolas" w:cs="Consolas"/>
          <w:sz w:val="19"/>
          <w:szCs w:val="19"/>
        </w:rPr>
        <w:t>, TextBox5.Text)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"@CID"</w:t>
      </w:r>
      <w:r>
        <w:rPr>
          <w:rFonts w:ascii="Consolas" w:eastAsiaTheme="minorHAnsi" w:hAnsi="Consolas" w:cs="Consolas"/>
          <w:sz w:val="19"/>
          <w:szCs w:val="19"/>
        </w:rPr>
        <w:t>, ComboBox1.Text)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Updated successfully"</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Button2_Click(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Button2.Click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all details"</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msg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MsgBox(</w:t>
      </w:r>
      <w:r>
        <w:rPr>
          <w:rFonts w:ascii="Consolas" w:eastAsiaTheme="minorHAnsi" w:hAnsi="Consolas" w:cs="Consolas"/>
          <w:color w:val="A31515"/>
          <w:sz w:val="19"/>
          <w:szCs w:val="19"/>
        </w:rPr>
        <w:t>"Do You Really want to Delete Customer :-'"</w:t>
      </w:r>
      <w:r>
        <w:rPr>
          <w:rFonts w:ascii="Consolas" w:eastAsiaTheme="minorHAnsi" w:hAnsi="Consolas" w:cs="Consolas"/>
          <w:sz w:val="19"/>
          <w:szCs w:val="19"/>
        </w:rPr>
        <w:t xml:space="preserve"> &amp; TextBox1.Text &amp; </w:t>
      </w:r>
      <w:r>
        <w:rPr>
          <w:rFonts w:ascii="Consolas" w:eastAsiaTheme="minorHAnsi" w:hAnsi="Consolas" w:cs="Consolas"/>
          <w:color w:val="A31515"/>
          <w:sz w:val="19"/>
          <w:szCs w:val="19"/>
        </w:rPr>
        <w:t>"'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.YesNoCancel, </w:t>
      </w:r>
      <w:r>
        <w:rPr>
          <w:rFonts w:ascii="Consolas" w:eastAsiaTheme="minorHAnsi" w:hAnsi="Consolas" w:cs="Consolas"/>
          <w:color w:val="A31515"/>
          <w:sz w:val="19"/>
          <w:szCs w:val="19"/>
        </w:rPr>
        <w:t>"Delete Customer Record"</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msg = DialogResult.Yes </w:t>
      </w:r>
      <w:r>
        <w:rPr>
          <w:rFonts w:ascii="Consolas" w:eastAsiaTheme="minorHAnsi" w:hAnsi="Consolas" w:cs="Consolas"/>
          <w:color w:val="0000FF"/>
          <w:sz w:val="19"/>
          <w:szCs w:val="19"/>
        </w:rPr>
        <w:t>Then</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"Delete From Customer where CustomerID=@ID"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ComboBox1.Text)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"Customer Record Deleted"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ctr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'cn.Open()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Customer"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"Customer"</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ctr = ds.Tables(</w:t>
      </w:r>
      <w:r>
        <w:rPr>
          <w:rFonts w:ascii="Consolas" w:eastAsiaTheme="minorHAnsi" w:hAnsi="Consolas" w:cs="Consolas"/>
          <w:color w:val="A31515"/>
          <w:sz w:val="19"/>
          <w:szCs w:val="19"/>
        </w:rPr>
        <w:t>"Customer"</w:t>
      </w:r>
      <w:r>
        <w:rPr>
          <w:rFonts w:ascii="Consolas" w:eastAsiaTheme="minorHAnsi" w:hAnsi="Consolas" w:cs="Consolas"/>
          <w:sz w:val="19"/>
          <w:szCs w:val="19"/>
        </w:rPr>
        <w:t>).Rows.Count - 1</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ctr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ComboBox1.Items.Add(ds.Tables(</w:t>
      </w:r>
      <w:r>
        <w:rPr>
          <w:rFonts w:ascii="Consolas" w:eastAsiaTheme="minorHAnsi" w:hAnsi="Consolas" w:cs="Consolas"/>
          <w:color w:val="A31515"/>
          <w:sz w:val="19"/>
          <w:szCs w:val="19"/>
        </w:rPr>
        <w:t>"Customer"</w:t>
      </w:r>
      <w:r>
        <w:rPr>
          <w:rFonts w:ascii="Consolas" w:eastAsiaTheme="minorHAnsi" w:hAnsi="Consolas" w:cs="Consolas"/>
          <w:sz w:val="19"/>
          <w:szCs w:val="19"/>
        </w:rPr>
        <w:t>).Rows(i)(0).ToString)</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Deleted"</w:t>
      </w:r>
      <w:r>
        <w:rPr>
          <w:rFonts w:ascii="Consolas" w:eastAsiaTheme="minorHAnsi" w:hAnsi="Consolas" w:cs="Consolas"/>
          <w:sz w:val="19"/>
          <w:szCs w:val="19"/>
        </w:rPr>
        <w:t>)</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EditCustomer_FormClosing(</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FormClosingEventArgs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.FormClosing</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.Hide()</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510B09" w:rsidRDefault="00510B09" w:rsidP="00510B09">
      <w:pPr>
        <w:autoSpaceDE w:val="0"/>
        <w:autoSpaceDN w:val="0"/>
        <w:adjustRightInd w:val="0"/>
        <w:rPr>
          <w:rFonts w:ascii="Consolas" w:eastAsiaTheme="minorHAnsi" w:hAnsi="Consolas" w:cs="Consolas"/>
          <w:sz w:val="19"/>
          <w:szCs w:val="19"/>
        </w:rPr>
      </w:pP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Button3_Click(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Button3.Click</w:t>
      </w:r>
    </w:p>
    <w:p w:rsidR="00510B09"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510B09" w:rsidRDefault="00510B09" w:rsidP="00510B09">
      <w:pPr>
        <w:autoSpaceDE w:val="0"/>
        <w:autoSpaceDN w:val="0"/>
        <w:adjustRightInd w:val="0"/>
        <w:rPr>
          <w:rFonts w:ascii="Consolas" w:eastAsiaTheme="minorHAnsi" w:hAnsi="Consolas" w:cs="Consolas"/>
          <w:sz w:val="19"/>
          <w:szCs w:val="19"/>
        </w:rPr>
      </w:pPr>
    </w:p>
    <w:p w:rsidR="00EC03D6" w:rsidRDefault="00510B09" w:rsidP="00510B0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EC03D6" w:rsidRDefault="00510B09" w:rsidP="00EC03D6">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805738" w:rsidRPr="00EC03D6" w:rsidRDefault="00EC03D6" w:rsidP="00EC03D6">
      <w:pPr>
        <w:autoSpaceDE w:val="0"/>
        <w:autoSpaceDN w:val="0"/>
        <w:adjustRightInd w:val="0"/>
        <w:rPr>
          <w:rFonts w:ascii="Consolas" w:eastAsiaTheme="minorHAnsi" w:hAnsi="Consolas" w:cs="Consolas"/>
          <w:sz w:val="19"/>
          <w:szCs w:val="19"/>
          <w:u w:val="single"/>
        </w:rPr>
      </w:pPr>
      <w:r>
        <w:rPr>
          <w:rFonts w:ascii="Consolas" w:eastAsiaTheme="minorHAnsi" w:hAnsi="Consolas" w:cs="Consolas"/>
          <w:sz w:val="19"/>
          <w:szCs w:val="19"/>
        </w:rPr>
        <w:lastRenderedPageBreak/>
        <w:t xml:space="preserve"> </w:t>
      </w:r>
      <w:r w:rsidR="00805738" w:rsidRPr="00EC03D6">
        <w:rPr>
          <w:b/>
          <w:noProof/>
          <w:sz w:val="32"/>
          <w:szCs w:val="32"/>
          <w:u w:val="single"/>
        </w:rPr>
        <w:t>Add Magazine:</w:t>
      </w:r>
    </w:p>
    <w:p w:rsidR="00EC03D6" w:rsidRDefault="00EC03D6" w:rsidP="00805738">
      <w:pPr>
        <w:autoSpaceDE w:val="0"/>
        <w:autoSpaceDN w:val="0"/>
        <w:adjustRightInd w:val="0"/>
        <w:rPr>
          <w:rFonts w:ascii="Consolas" w:eastAsiaTheme="minorHAnsi" w:hAnsi="Consolas" w:cs="Consolas"/>
          <w:color w:val="0000FF"/>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AddMagazins</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AddMagazins_Load(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TextBox1.Focus() : </w:t>
      </w:r>
      <w:r>
        <w:rPr>
          <w:rFonts w:ascii="Consolas" w:eastAsiaTheme="minorHAnsi" w:hAnsi="Consolas" w:cs="Consolas"/>
          <w:color w:val="0000FF"/>
          <w:sz w:val="19"/>
          <w:szCs w:val="19"/>
        </w:rPr>
        <w:t>Exit Sub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TextBox2.Focus() : </w:t>
      </w:r>
      <w:r>
        <w:rPr>
          <w:rFonts w:ascii="Consolas" w:eastAsiaTheme="minorHAnsi" w:hAnsi="Consolas" w:cs="Consolas"/>
          <w:color w:val="0000FF"/>
          <w:sz w:val="19"/>
          <w:szCs w:val="19"/>
        </w:rPr>
        <w:t>Exit Sub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TextBox3.Focus() : </w:t>
      </w:r>
      <w:r>
        <w:rPr>
          <w:rFonts w:ascii="Consolas" w:eastAsiaTheme="minorHAnsi" w:hAnsi="Consolas" w:cs="Consolas"/>
          <w:color w:val="0000FF"/>
          <w:sz w:val="19"/>
          <w:szCs w:val="19"/>
        </w:rPr>
        <w:t>Exit Sub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TextBox4.Focus() : </w:t>
      </w:r>
      <w:r>
        <w:rPr>
          <w:rFonts w:ascii="Consolas" w:eastAsiaTheme="minorHAnsi" w:hAnsi="Consolas" w:cs="Consolas"/>
          <w:color w:val="0000FF"/>
          <w:sz w:val="19"/>
          <w:szCs w:val="19"/>
        </w:rPr>
        <w:t>Exit Sub</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TextBox5.Focus() : </w:t>
      </w:r>
      <w:r>
        <w:rPr>
          <w:rFonts w:ascii="Consolas" w:eastAsiaTheme="minorHAnsi" w:hAnsi="Consolas" w:cs="Consolas"/>
          <w:color w:val="0000FF"/>
          <w:sz w:val="19"/>
          <w:szCs w:val="19"/>
        </w:rPr>
        <w:t>Exit Sub</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"insert into Magazine values('"</w:t>
      </w:r>
      <w:r>
        <w:rPr>
          <w:rFonts w:ascii="Consolas" w:eastAsiaTheme="minorHAnsi" w:hAnsi="Consolas" w:cs="Consolas"/>
          <w:sz w:val="19"/>
          <w:szCs w:val="19"/>
        </w:rPr>
        <w:t xml:space="preserve"> &amp; TextBox1.Text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TextBox2.Text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TextBox3.Text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TextBox4.Text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TextBox5.Text &amp; </w:t>
      </w:r>
      <w:r>
        <w:rPr>
          <w:rFonts w:ascii="Consolas" w:eastAsiaTheme="minorHAnsi" w:hAnsi="Consolas" w:cs="Consolas"/>
          <w:color w:val="A31515"/>
          <w:sz w:val="19"/>
          <w:szCs w:val="19"/>
        </w:rPr>
        <w:t>"')"</w:t>
      </w:r>
      <w:r>
        <w:rPr>
          <w:rFonts w:ascii="Consolas" w:eastAsiaTheme="minorHAnsi" w:hAnsi="Consolas" w:cs="Consolas"/>
          <w:sz w:val="19"/>
          <w:szCs w:val="19"/>
        </w:rPr>
        <w:t>, con)</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cmd.ExecuteNonQuery()</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 &gt; 0) </w:t>
      </w:r>
      <w:r>
        <w:rPr>
          <w:rFonts w:ascii="Consolas" w:eastAsiaTheme="minorHAnsi" w:hAnsi="Consolas" w:cs="Consolas"/>
          <w:color w:val="0000FF"/>
          <w:sz w:val="19"/>
          <w:szCs w:val="19"/>
        </w:rPr>
        <w:t>Then</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saved successfully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saved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805738" w:rsidRDefault="00805738" w:rsidP="00805738">
      <w:pPr>
        <w:autoSpaceDE w:val="0"/>
        <w:autoSpaceDN w:val="0"/>
        <w:adjustRightInd w:val="0"/>
        <w:rPr>
          <w:rFonts w:ascii="Consolas" w:eastAsiaTheme="minorHAnsi" w:hAnsi="Consolas" w:cs="Consolas"/>
          <w:sz w:val="19"/>
          <w:szCs w:val="19"/>
        </w:rPr>
      </w:pP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805738" w:rsidRDefault="00805738" w:rsidP="008057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805738" w:rsidRDefault="00805738" w:rsidP="00805738">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805738" w:rsidRDefault="00805738" w:rsidP="00805738">
      <w:pPr>
        <w:pStyle w:val="ListParagraph"/>
        <w:rPr>
          <w:b/>
          <w:noProof/>
          <w:sz w:val="32"/>
          <w:szCs w:val="32"/>
        </w:rPr>
      </w:pPr>
    </w:p>
    <w:p w:rsidR="00805738" w:rsidRDefault="00805738" w:rsidP="00805738">
      <w:pPr>
        <w:pStyle w:val="ListParagraph"/>
        <w:rPr>
          <w:b/>
          <w:noProof/>
          <w:sz w:val="32"/>
          <w:szCs w:val="32"/>
        </w:rPr>
      </w:pPr>
    </w:p>
    <w:p w:rsidR="00EC03D6" w:rsidRDefault="00EC03D6" w:rsidP="00805738">
      <w:pPr>
        <w:pStyle w:val="ListParagraph"/>
        <w:rPr>
          <w:b/>
          <w:noProof/>
          <w:sz w:val="32"/>
          <w:szCs w:val="32"/>
        </w:rPr>
      </w:pPr>
    </w:p>
    <w:p w:rsidR="00805738" w:rsidRPr="00EC03D6" w:rsidRDefault="00BE7695" w:rsidP="00805738">
      <w:pPr>
        <w:pStyle w:val="ListParagraph"/>
        <w:rPr>
          <w:b/>
          <w:noProof/>
          <w:sz w:val="32"/>
          <w:szCs w:val="32"/>
          <w:u w:val="single"/>
        </w:rPr>
      </w:pPr>
      <w:r w:rsidRPr="00EC03D6">
        <w:rPr>
          <w:b/>
          <w:noProof/>
          <w:sz w:val="32"/>
          <w:szCs w:val="32"/>
          <w:u w:val="single"/>
        </w:rPr>
        <w:lastRenderedPageBreak/>
        <w:t>Add Doctor</w:t>
      </w:r>
      <w:r w:rsidR="00805738" w:rsidRPr="00EC03D6">
        <w:rPr>
          <w:b/>
          <w:noProof/>
          <w:sz w:val="32"/>
          <w:szCs w:val="32"/>
          <w:u w:val="single"/>
        </w:rPr>
        <w:t>:</w:t>
      </w:r>
    </w:p>
    <w:p w:rsidR="00EC03D6" w:rsidRDefault="00EC03D6" w:rsidP="00EC03D6">
      <w:pPr>
        <w:pStyle w:val="ListParagraph"/>
        <w:tabs>
          <w:tab w:val="left" w:pos="2185"/>
        </w:tabs>
        <w:rPr>
          <w:b/>
          <w:noProof/>
          <w:sz w:val="32"/>
          <w:szCs w:val="32"/>
        </w:rPr>
      </w:pPr>
      <w:r>
        <w:rPr>
          <w:b/>
          <w:noProof/>
          <w:sz w:val="32"/>
          <w:szCs w:val="32"/>
        </w:rPr>
        <w:tab/>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AddDoctor</w:t>
      </w: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TextBox1.Focus() : </w:t>
      </w:r>
      <w:r>
        <w:rPr>
          <w:rFonts w:ascii="Consolas" w:eastAsiaTheme="minorHAnsi" w:hAnsi="Consolas" w:cs="Consolas"/>
          <w:color w:val="0000FF"/>
          <w:sz w:val="19"/>
          <w:szCs w:val="19"/>
        </w:rPr>
        <w:t>Exit Sub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TextBox2.Focus() : </w:t>
      </w:r>
      <w:r>
        <w:rPr>
          <w:rFonts w:ascii="Consolas" w:eastAsiaTheme="minorHAnsi" w:hAnsi="Consolas" w:cs="Consolas"/>
          <w:color w:val="0000FF"/>
          <w:sz w:val="19"/>
          <w:szCs w:val="19"/>
        </w:rPr>
        <w:t>Exit Sub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TextBox3.Focus() : </w:t>
      </w:r>
      <w:r>
        <w:rPr>
          <w:rFonts w:ascii="Consolas" w:eastAsiaTheme="minorHAnsi" w:hAnsi="Consolas" w:cs="Consolas"/>
          <w:color w:val="0000FF"/>
          <w:sz w:val="19"/>
          <w:szCs w:val="19"/>
        </w:rPr>
        <w:t>Exit Sub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TextBox4.Focus() : </w:t>
      </w:r>
      <w:r>
        <w:rPr>
          <w:rFonts w:ascii="Consolas" w:eastAsiaTheme="minorHAnsi" w:hAnsi="Consolas" w:cs="Consolas"/>
          <w:color w:val="0000FF"/>
          <w:sz w:val="19"/>
          <w:szCs w:val="19"/>
        </w:rPr>
        <w:t>Exit Sub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TextBox5.Focus() : </w:t>
      </w:r>
      <w:r>
        <w:rPr>
          <w:rFonts w:ascii="Consolas" w:eastAsiaTheme="minorHAnsi" w:hAnsi="Consolas" w:cs="Consolas"/>
          <w:color w:val="0000FF"/>
          <w:sz w:val="19"/>
          <w:szCs w:val="19"/>
        </w:rPr>
        <w:t>Exit Sub</w:t>
      </w: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"Insert into Doctor(DoctorName,Qualification,HospitalName,Phone,Email) values( '"</w:t>
      </w:r>
      <w:r>
        <w:rPr>
          <w:rFonts w:ascii="Consolas" w:eastAsiaTheme="minorHAnsi" w:hAnsi="Consolas" w:cs="Consolas"/>
          <w:sz w:val="19"/>
          <w:szCs w:val="19"/>
        </w:rPr>
        <w:t xml:space="preserve"> +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TextBox5.Text + </w:t>
      </w:r>
      <w:r>
        <w:rPr>
          <w:rFonts w:ascii="Consolas" w:eastAsiaTheme="minorHAnsi" w:hAnsi="Consolas" w:cs="Consolas"/>
          <w:color w:val="A31515"/>
          <w:sz w:val="19"/>
          <w:szCs w:val="19"/>
        </w:rPr>
        <w:t>"')"</w:t>
      </w:r>
      <w:r>
        <w:rPr>
          <w:rFonts w:ascii="Consolas" w:eastAsiaTheme="minorHAnsi" w:hAnsi="Consolas" w:cs="Consolas"/>
          <w:sz w:val="19"/>
          <w:szCs w:val="19"/>
        </w:rPr>
        <w:t>, con)</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cmd.ExecuteNonQuery()</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 &gt; 0) </w:t>
      </w:r>
      <w:r>
        <w:rPr>
          <w:rFonts w:ascii="Consolas" w:eastAsiaTheme="minorHAnsi" w:hAnsi="Consolas" w:cs="Consolas"/>
          <w:color w:val="0000FF"/>
          <w:sz w:val="19"/>
          <w:szCs w:val="19"/>
        </w:rPr>
        <w:t>Then</w:t>
      </w: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saved successfully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saved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BE7695" w:rsidRDefault="00BE7695" w:rsidP="00BE7695">
      <w:pPr>
        <w:autoSpaceDE w:val="0"/>
        <w:autoSpaceDN w:val="0"/>
        <w:adjustRightInd w:val="0"/>
        <w:rPr>
          <w:rFonts w:ascii="Consolas" w:eastAsiaTheme="minorHAnsi" w:hAnsi="Consolas" w:cs="Consolas"/>
          <w:sz w:val="19"/>
          <w:szCs w:val="19"/>
        </w:rPr>
      </w:pP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MsgBox(ex.Message)</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BE7695" w:rsidRDefault="00BE7695" w:rsidP="00BE7695">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E7695" w:rsidRDefault="00BE7695" w:rsidP="00BE7695">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805738" w:rsidRDefault="00805738" w:rsidP="00805738">
      <w:pPr>
        <w:pStyle w:val="ListParagraph"/>
        <w:rPr>
          <w:b/>
          <w:noProof/>
          <w:sz w:val="32"/>
          <w:szCs w:val="32"/>
        </w:rPr>
      </w:pPr>
    </w:p>
    <w:p w:rsidR="00805738" w:rsidRDefault="00805738" w:rsidP="00805738">
      <w:pPr>
        <w:pStyle w:val="ListParagraph"/>
        <w:rPr>
          <w:b/>
          <w:noProof/>
          <w:sz w:val="32"/>
          <w:szCs w:val="32"/>
        </w:rPr>
      </w:pPr>
    </w:p>
    <w:p w:rsidR="00805738" w:rsidRDefault="00805738" w:rsidP="00805738">
      <w:pPr>
        <w:pStyle w:val="ListParagraph"/>
        <w:rPr>
          <w:b/>
          <w:noProof/>
          <w:sz w:val="32"/>
          <w:szCs w:val="32"/>
        </w:rPr>
      </w:pPr>
    </w:p>
    <w:p w:rsidR="00805738" w:rsidRDefault="00805738" w:rsidP="00805738">
      <w:pPr>
        <w:pStyle w:val="ListParagraph"/>
        <w:rPr>
          <w:b/>
          <w:noProof/>
          <w:sz w:val="32"/>
          <w:szCs w:val="32"/>
        </w:rPr>
      </w:pPr>
    </w:p>
    <w:p w:rsidR="00805738" w:rsidRDefault="00805738" w:rsidP="00805738">
      <w:pPr>
        <w:pStyle w:val="ListParagraph"/>
        <w:rPr>
          <w:b/>
          <w:noProof/>
          <w:sz w:val="32"/>
          <w:szCs w:val="32"/>
        </w:rPr>
      </w:pPr>
    </w:p>
    <w:p w:rsidR="00705948" w:rsidRPr="00EC03D6" w:rsidRDefault="00705948" w:rsidP="00EC03D6">
      <w:pPr>
        <w:rPr>
          <w:b/>
          <w:noProof/>
          <w:sz w:val="32"/>
          <w:szCs w:val="32"/>
        </w:rPr>
      </w:pPr>
    </w:p>
    <w:p w:rsidR="00805738" w:rsidRPr="00EC03D6" w:rsidRDefault="00B07917" w:rsidP="00805738">
      <w:pPr>
        <w:pStyle w:val="ListParagraph"/>
        <w:rPr>
          <w:b/>
          <w:noProof/>
          <w:sz w:val="32"/>
          <w:szCs w:val="32"/>
          <w:u w:val="single"/>
        </w:rPr>
      </w:pPr>
      <w:r w:rsidRPr="00EC03D6">
        <w:rPr>
          <w:b/>
          <w:noProof/>
          <w:sz w:val="32"/>
          <w:szCs w:val="32"/>
          <w:u w:val="single"/>
        </w:rPr>
        <w:lastRenderedPageBreak/>
        <w:t>Edit Doctor</w:t>
      </w:r>
      <w:r w:rsidR="00805738" w:rsidRPr="00EC03D6">
        <w:rPr>
          <w:b/>
          <w:noProof/>
          <w:sz w:val="32"/>
          <w:szCs w:val="32"/>
          <w:u w:val="single"/>
        </w:rPr>
        <w:t>:</w:t>
      </w:r>
    </w:p>
    <w:p w:rsidR="00B07917" w:rsidRDefault="00B07917" w:rsidP="00805738">
      <w:pPr>
        <w:pStyle w:val="ListParagraph"/>
        <w:rPr>
          <w:b/>
          <w:noProof/>
          <w:sz w:val="32"/>
          <w:szCs w:val="32"/>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EditDoctor</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EditDoctor_Load(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CusID()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CusID()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Doctor"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"Doctor"</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ds.Tables(</w:t>
      </w:r>
      <w:r>
        <w:rPr>
          <w:rFonts w:ascii="Consolas" w:eastAsiaTheme="minorHAnsi" w:hAnsi="Consolas" w:cs="Consolas"/>
          <w:color w:val="A31515"/>
          <w:sz w:val="19"/>
          <w:szCs w:val="19"/>
        </w:rPr>
        <w:t>"Doctor"</w:t>
      </w:r>
      <w:r>
        <w:rPr>
          <w:rFonts w:ascii="Consolas" w:eastAsiaTheme="minorHAnsi" w:hAnsi="Consolas" w:cs="Consolas"/>
          <w:sz w:val="19"/>
          <w:szCs w:val="19"/>
        </w:rPr>
        <w:t>).Rows.Count - 1</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a</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ComboBox1.Items.Add(ds.Tables(</w:t>
      </w:r>
      <w:r>
        <w:rPr>
          <w:rFonts w:ascii="Consolas" w:eastAsiaTheme="minorHAnsi" w:hAnsi="Consolas" w:cs="Consolas"/>
          <w:color w:val="A31515"/>
          <w:sz w:val="19"/>
          <w:szCs w:val="19"/>
        </w:rPr>
        <w:t>"Doctor"</w:t>
      </w:r>
      <w:r>
        <w:rPr>
          <w:rFonts w:ascii="Consolas" w:eastAsiaTheme="minorHAnsi" w:hAnsi="Consolas" w:cs="Consolas"/>
          <w:sz w:val="19"/>
          <w:szCs w:val="19"/>
        </w:rPr>
        <w:t>).Rows(i)(0).ToString())</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ComboBox1_SelectedIndexChanged(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ComboBox1.SelectedIndexChanged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IsNumeric(ComboBox1.Text) </w:t>
      </w:r>
      <w:r>
        <w:rPr>
          <w:rFonts w:ascii="Consolas" w:eastAsiaTheme="minorHAnsi" w:hAnsi="Consolas" w:cs="Consolas"/>
          <w:color w:val="0000FF"/>
          <w:sz w:val="19"/>
          <w:szCs w:val="19"/>
        </w:rPr>
        <w:t>Then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Doctor where DoctorID=@did"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cmd.Prepare()</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"@did"</w:t>
      </w:r>
      <w:r>
        <w:rPr>
          <w:rFonts w:ascii="Consolas" w:eastAsiaTheme="minorHAnsi" w:hAnsi="Consolas" w:cs="Consolas"/>
          <w:sz w:val="19"/>
          <w:szCs w:val="19"/>
        </w:rPr>
        <w:t>, ComboBox1.Text)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OleDbDataReader</w:t>
      </w:r>
      <w:r>
        <w:rPr>
          <w:rFonts w:ascii="Consolas" w:eastAsiaTheme="minorHAnsi" w:hAnsi="Consolas" w:cs="Consolas"/>
          <w:sz w:val="19"/>
          <w:szCs w:val="19"/>
        </w:rPr>
        <w:t xml:space="preserve"> = cmd.ExecuteReader()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dr.Read() </w:t>
      </w:r>
      <w:r>
        <w:rPr>
          <w:rFonts w:ascii="Consolas" w:eastAsiaTheme="minorHAnsi" w:hAnsi="Consolas" w:cs="Consolas"/>
          <w:color w:val="0000FF"/>
          <w:sz w:val="19"/>
          <w:szCs w:val="19"/>
        </w:rPr>
        <w:t>Then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dr.GetValue(1)</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dr.GetValue(2)</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TextBox3.Text = dr.GetValue(3)</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TextBox4.Text = dr.GetValue(4)</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TextBox5.Text = dr.GetValue(5)</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the details"</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"UPDATE Doctor set DoctorName=@name,Qualification=@qul,HospitalName=@HN,Phone=@Phone,Email=@Email Where DoctorID=@dID"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"@name"</w:t>
      </w:r>
      <w:r>
        <w:rPr>
          <w:rFonts w:ascii="Consolas" w:eastAsiaTheme="minorHAnsi" w:hAnsi="Consolas" w:cs="Consolas"/>
          <w:sz w:val="19"/>
          <w:szCs w:val="19"/>
        </w:rPr>
        <w:t>, TextBox1.Text)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"@qul"</w:t>
      </w:r>
      <w:r>
        <w:rPr>
          <w:rFonts w:ascii="Consolas" w:eastAsiaTheme="minorHAnsi" w:hAnsi="Consolas" w:cs="Consolas"/>
          <w:sz w:val="19"/>
          <w:szCs w:val="19"/>
        </w:rPr>
        <w:t>, TextBox2.Text)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"@HN"</w:t>
      </w:r>
      <w:r>
        <w:rPr>
          <w:rFonts w:ascii="Consolas" w:eastAsiaTheme="minorHAnsi" w:hAnsi="Consolas" w:cs="Consolas"/>
          <w:sz w:val="19"/>
          <w:szCs w:val="19"/>
        </w:rPr>
        <w:t>, TextBox3.Text)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w:t>
      </w:r>
      <w:r>
        <w:rPr>
          <w:rFonts w:ascii="Consolas" w:eastAsiaTheme="minorHAnsi" w:hAnsi="Consolas" w:cs="Consolas"/>
          <w:sz w:val="19"/>
          <w:szCs w:val="19"/>
        </w:rPr>
        <w:t>, TextBox4.Text)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"@Email"</w:t>
      </w:r>
      <w:r>
        <w:rPr>
          <w:rFonts w:ascii="Consolas" w:eastAsiaTheme="minorHAnsi" w:hAnsi="Consolas" w:cs="Consolas"/>
          <w:sz w:val="19"/>
          <w:szCs w:val="19"/>
        </w:rPr>
        <w:t>, TextBox5.Text)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"@dID"</w:t>
      </w:r>
      <w:r>
        <w:rPr>
          <w:rFonts w:ascii="Consolas" w:eastAsiaTheme="minorHAnsi" w:hAnsi="Consolas" w:cs="Consolas"/>
          <w:sz w:val="19"/>
          <w:szCs w:val="19"/>
        </w:rPr>
        <w:t>, ComboBox1.Text)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Updated successfully"</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Button2_Click(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Button2.Click</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all details"</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msg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MsgBox(</w:t>
      </w:r>
      <w:r>
        <w:rPr>
          <w:rFonts w:ascii="Consolas" w:eastAsiaTheme="minorHAnsi" w:hAnsi="Consolas" w:cs="Consolas"/>
          <w:color w:val="A31515"/>
          <w:sz w:val="19"/>
          <w:szCs w:val="19"/>
        </w:rPr>
        <w:t>"Do You Really want to Delete Doctor :-'"</w:t>
      </w:r>
      <w:r>
        <w:rPr>
          <w:rFonts w:ascii="Consolas" w:eastAsiaTheme="minorHAnsi" w:hAnsi="Consolas" w:cs="Consolas"/>
          <w:sz w:val="19"/>
          <w:szCs w:val="19"/>
        </w:rPr>
        <w:t xml:space="preserve"> &amp; TextBox1.Text &amp; </w:t>
      </w:r>
      <w:r>
        <w:rPr>
          <w:rFonts w:ascii="Consolas" w:eastAsiaTheme="minorHAnsi" w:hAnsi="Consolas" w:cs="Consolas"/>
          <w:color w:val="A31515"/>
          <w:sz w:val="19"/>
          <w:szCs w:val="19"/>
        </w:rPr>
        <w:t>"'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.YesNoCancel, </w:t>
      </w:r>
      <w:r>
        <w:rPr>
          <w:rFonts w:ascii="Consolas" w:eastAsiaTheme="minorHAnsi" w:hAnsi="Consolas" w:cs="Consolas"/>
          <w:color w:val="A31515"/>
          <w:sz w:val="19"/>
          <w:szCs w:val="19"/>
        </w:rPr>
        <w:t>"Delete Customer Record"</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msg = DialogResult.Yes </w:t>
      </w:r>
      <w:r>
        <w:rPr>
          <w:rFonts w:ascii="Consolas" w:eastAsiaTheme="minorHAnsi" w:hAnsi="Consolas" w:cs="Consolas"/>
          <w:color w:val="0000FF"/>
          <w:sz w:val="19"/>
          <w:szCs w:val="19"/>
        </w:rPr>
        <w:t>Then</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"Delete From Doctor where DoctorID=@ID"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ComboBox1.Text)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"Customer Record Deleted"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ctr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'cn.Open()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Doctor"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"Doctor"</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ctr = ds.Tables(</w:t>
      </w:r>
      <w:r>
        <w:rPr>
          <w:rFonts w:ascii="Consolas" w:eastAsiaTheme="minorHAnsi" w:hAnsi="Consolas" w:cs="Consolas"/>
          <w:color w:val="A31515"/>
          <w:sz w:val="19"/>
          <w:szCs w:val="19"/>
        </w:rPr>
        <w:t>"Doctor"</w:t>
      </w:r>
      <w:r>
        <w:rPr>
          <w:rFonts w:ascii="Consolas" w:eastAsiaTheme="minorHAnsi" w:hAnsi="Consolas" w:cs="Consolas"/>
          <w:sz w:val="19"/>
          <w:szCs w:val="19"/>
        </w:rPr>
        <w:t>).Rows.Count - 1</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ctr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ComboBox1.Items.Add(ds.Tables(</w:t>
      </w:r>
      <w:r>
        <w:rPr>
          <w:rFonts w:ascii="Consolas" w:eastAsiaTheme="minorHAnsi" w:hAnsi="Consolas" w:cs="Consolas"/>
          <w:color w:val="A31515"/>
          <w:sz w:val="19"/>
          <w:szCs w:val="19"/>
        </w:rPr>
        <w:t>"Doctor"</w:t>
      </w:r>
      <w:r>
        <w:rPr>
          <w:rFonts w:ascii="Consolas" w:eastAsiaTheme="minorHAnsi" w:hAnsi="Consolas" w:cs="Consolas"/>
          <w:sz w:val="19"/>
          <w:szCs w:val="19"/>
        </w:rPr>
        <w:t>).Rows(i)(0).ToString)</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Deleted"</w:t>
      </w:r>
      <w:r>
        <w:rPr>
          <w:rFonts w:ascii="Consolas" w:eastAsiaTheme="minorHAnsi" w:hAnsi="Consolas" w:cs="Consolas"/>
          <w:sz w:val="19"/>
          <w:szCs w:val="19"/>
        </w:rPr>
        <w:t>)</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Button3_Click(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Button3.Click</w:t>
      </w: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B07917" w:rsidRDefault="00B07917" w:rsidP="00B07917">
      <w:pPr>
        <w:autoSpaceDE w:val="0"/>
        <w:autoSpaceDN w:val="0"/>
        <w:adjustRightInd w:val="0"/>
        <w:rPr>
          <w:rFonts w:ascii="Consolas" w:eastAsiaTheme="minorHAnsi" w:hAnsi="Consolas" w:cs="Consolas"/>
          <w:sz w:val="19"/>
          <w:szCs w:val="19"/>
        </w:rPr>
      </w:pPr>
    </w:p>
    <w:p w:rsidR="00B07917" w:rsidRDefault="00B07917" w:rsidP="00B07917">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B07917" w:rsidRDefault="00B07917" w:rsidP="00B07917">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B07917" w:rsidRDefault="00B07917" w:rsidP="00805738">
      <w:pPr>
        <w:pStyle w:val="ListParagraph"/>
        <w:rPr>
          <w:b/>
          <w:noProof/>
          <w:sz w:val="32"/>
          <w:szCs w:val="32"/>
        </w:rPr>
      </w:pPr>
    </w:p>
    <w:p w:rsidR="00EC03D6" w:rsidRDefault="00EC03D6" w:rsidP="00805738">
      <w:pPr>
        <w:pStyle w:val="ListParagraph"/>
        <w:rPr>
          <w:b/>
          <w:noProof/>
          <w:sz w:val="32"/>
          <w:szCs w:val="32"/>
        </w:rPr>
      </w:pPr>
    </w:p>
    <w:p w:rsidR="00EC03D6" w:rsidRDefault="00EC03D6" w:rsidP="00805738">
      <w:pPr>
        <w:pStyle w:val="ListParagraph"/>
        <w:rPr>
          <w:b/>
          <w:noProof/>
          <w:sz w:val="32"/>
          <w:szCs w:val="32"/>
        </w:rPr>
      </w:pPr>
    </w:p>
    <w:p w:rsidR="00EC03D6" w:rsidRDefault="00EC03D6" w:rsidP="00805738">
      <w:pPr>
        <w:pStyle w:val="ListParagraph"/>
        <w:rPr>
          <w:b/>
          <w:noProof/>
          <w:sz w:val="32"/>
          <w:szCs w:val="32"/>
        </w:rPr>
      </w:pPr>
    </w:p>
    <w:p w:rsidR="00805738" w:rsidRPr="00EC03D6" w:rsidRDefault="00B07917" w:rsidP="00805738">
      <w:pPr>
        <w:pStyle w:val="ListParagraph"/>
        <w:rPr>
          <w:b/>
          <w:noProof/>
          <w:sz w:val="32"/>
          <w:szCs w:val="32"/>
          <w:u w:val="single"/>
        </w:rPr>
      </w:pPr>
      <w:r w:rsidRPr="00EC03D6">
        <w:rPr>
          <w:b/>
          <w:noProof/>
          <w:sz w:val="32"/>
          <w:szCs w:val="32"/>
          <w:u w:val="single"/>
        </w:rPr>
        <w:lastRenderedPageBreak/>
        <w:t>Add P</w:t>
      </w:r>
      <w:r w:rsidR="00805738" w:rsidRPr="00EC03D6">
        <w:rPr>
          <w:b/>
          <w:noProof/>
          <w:sz w:val="32"/>
          <w:szCs w:val="32"/>
          <w:u w:val="single"/>
        </w:rPr>
        <w:t>r</w:t>
      </w:r>
      <w:r w:rsidRPr="00EC03D6">
        <w:rPr>
          <w:b/>
          <w:noProof/>
          <w:sz w:val="32"/>
          <w:szCs w:val="32"/>
          <w:u w:val="single"/>
        </w:rPr>
        <w:t>oduct</w:t>
      </w:r>
      <w:r w:rsidR="00805738" w:rsidRPr="00EC03D6">
        <w:rPr>
          <w:b/>
          <w:noProof/>
          <w:sz w:val="32"/>
          <w:szCs w:val="32"/>
          <w:u w:val="single"/>
        </w:rPr>
        <w:t>:</w:t>
      </w:r>
    </w:p>
    <w:p w:rsidR="00805738" w:rsidRDefault="00805738" w:rsidP="00805738">
      <w:pPr>
        <w:pStyle w:val="ListParagraph"/>
        <w:rPr>
          <w:b/>
          <w:noProof/>
          <w:sz w:val="32"/>
          <w:szCs w:val="32"/>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AddProduct</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Lastno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TextBox1.Focus()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TextBox2.Focus()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TextBox3.Focus()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TextBox4.Focus()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TextBox5.Focus()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TextBox6.Text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sz w:val="19"/>
          <w:szCs w:val="19"/>
        </w:rPr>
        <w:t xml:space="preserve"> TextBox5.Focus() : </w:t>
      </w:r>
      <w:r>
        <w:rPr>
          <w:rFonts w:ascii="Consolas" w:eastAsiaTheme="minorHAnsi" w:hAnsi="Consolas" w:cs="Consolas"/>
          <w:color w:val="0000FF"/>
          <w:sz w:val="19"/>
          <w:szCs w:val="19"/>
        </w:rPr>
        <w:t>Exit Sub</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"Insert into Product(ProductID,ProductName,EyePower,GlassType,FrameType,Price) values('"</w:t>
      </w:r>
      <w:r>
        <w:rPr>
          <w:rFonts w:ascii="Consolas" w:eastAsiaTheme="minorHAnsi" w:hAnsi="Consolas" w:cs="Consolas"/>
          <w:sz w:val="19"/>
          <w:szCs w:val="19"/>
        </w:rPr>
        <w:t xml:space="preserve"> &amp; TextBox1.Text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TextBox2.Text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TextBox3.Text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TextBox4.Text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TextBox5.Text &amp; </w:t>
      </w:r>
      <w:r>
        <w:rPr>
          <w:rFonts w:ascii="Consolas" w:eastAsiaTheme="minorHAnsi" w:hAnsi="Consolas" w:cs="Consolas"/>
          <w:color w:val="A31515"/>
          <w:sz w:val="19"/>
          <w:szCs w:val="19"/>
        </w:rPr>
        <w:t>"','"</w:t>
      </w:r>
      <w:r>
        <w:rPr>
          <w:rFonts w:ascii="Consolas" w:eastAsiaTheme="minorHAnsi" w:hAnsi="Consolas" w:cs="Consolas"/>
          <w:sz w:val="19"/>
          <w:szCs w:val="19"/>
        </w:rPr>
        <w:t xml:space="preserve"> &amp; TextBox6.Text &amp; </w:t>
      </w:r>
      <w:r>
        <w:rPr>
          <w:rFonts w:ascii="Consolas" w:eastAsiaTheme="minorHAnsi" w:hAnsi="Consolas" w:cs="Consolas"/>
          <w:color w:val="A31515"/>
          <w:sz w:val="19"/>
          <w:szCs w:val="19"/>
        </w:rPr>
        <w:t>"')"</w:t>
      </w:r>
      <w:r>
        <w:rPr>
          <w:rFonts w:ascii="Consolas" w:eastAsiaTheme="minorHAnsi" w:hAnsi="Consolas" w:cs="Consolas"/>
          <w:sz w:val="19"/>
          <w:szCs w:val="19"/>
        </w:rPr>
        <w:t>, con)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cmd.ExecuteNonQuery()</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 &gt; 0) </w:t>
      </w:r>
      <w:r>
        <w:rPr>
          <w:rFonts w:ascii="Consolas" w:eastAsiaTheme="minorHAnsi" w:hAnsi="Consolas" w:cs="Consolas"/>
          <w:color w:val="0000FF"/>
          <w:sz w:val="19"/>
          <w:szCs w:val="19"/>
        </w:rPr>
        <w:t>Then</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saved successfully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.Information,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result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"New Product Added. Want To Add Another One."</w:t>
      </w:r>
      <w:r>
        <w:rPr>
          <w:rFonts w:ascii="Consolas" w:eastAsiaTheme="minorHAnsi" w:hAnsi="Consolas" w:cs="Consolas"/>
          <w:sz w:val="19"/>
          <w:szCs w:val="19"/>
        </w:rPr>
        <w:t xml:space="preserve">, </w:t>
      </w:r>
      <w:r>
        <w:rPr>
          <w:rFonts w:ascii="Consolas" w:eastAsiaTheme="minorHAnsi" w:hAnsi="Consolas" w:cs="Consolas"/>
          <w:color w:val="A31515"/>
          <w:sz w:val="19"/>
          <w:szCs w:val="19"/>
        </w:rPr>
        <w:t>"Added"</w:t>
      </w: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MessageBoxButtons</w:t>
      </w:r>
      <w:r>
        <w:rPr>
          <w:rFonts w:ascii="Consolas" w:eastAsiaTheme="minorHAnsi" w:hAnsi="Consolas" w:cs="Consolas"/>
          <w:sz w:val="19"/>
          <w:szCs w:val="19"/>
        </w:rPr>
        <w:t>.YesNo)</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result = DialogResult.Yes </w:t>
      </w:r>
      <w:r>
        <w:rPr>
          <w:rFonts w:ascii="Consolas" w:eastAsiaTheme="minorHAnsi" w:hAnsi="Consolas" w:cs="Consolas"/>
          <w:color w:val="0000FF"/>
          <w:sz w:val="19"/>
          <w:szCs w:val="19"/>
        </w:rPr>
        <w:t>Then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Product"</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"Product"</w:t>
      </w:r>
      <w:r>
        <w:rPr>
          <w:rFonts w:ascii="Consolas" w:eastAsiaTheme="minorHAnsi" w:hAnsi="Consolas" w:cs="Consolas"/>
          <w:sz w:val="19"/>
          <w:szCs w:val="19"/>
        </w:rPr>
        <w:t>)</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Lastno = ds.Tables(</w:t>
      </w:r>
      <w:r>
        <w:rPr>
          <w:rFonts w:ascii="Consolas" w:eastAsiaTheme="minorHAnsi" w:hAnsi="Consolas" w:cs="Consolas"/>
          <w:color w:val="A31515"/>
          <w:sz w:val="19"/>
          <w:szCs w:val="19"/>
        </w:rPr>
        <w:t>"Product"</w:t>
      </w:r>
      <w:r>
        <w:rPr>
          <w:rFonts w:ascii="Consolas" w:eastAsiaTheme="minorHAnsi" w:hAnsi="Consolas" w:cs="Consolas"/>
          <w:sz w:val="19"/>
          <w:szCs w:val="19"/>
        </w:rPr>
        <w:t>).Rows.Count + 1</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Lastno &gt;= 0 </w:t>
      </w:r>
      <w:r>
        <w:rPr>
          <w:rFonts w:ascii="Consolas" w:eastAsiaTheme="minorHAnsi" w:hAnsi="Consolas" w:cs="Consolas"/>
          <w:color w:val="0000FF"/>
          <w:sz w:val="19"/>
          <w:szCs w:val="19"/>
        </w:rPr>
        <w:t>Then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"PID"</w:t>
      </w:r>
      <w:r>
        <w:rPr>
          <w:rFonts w:ascii="Consolas" w:eastAsiaTheme="minorHAnsi" w:hAnsi="Consolas" w:cs="Consolas"/>
          <w:sz w:val="19"/>
          <w:szCs w:val="19"/>
        </w:rPr>
        <w:t xml:space="preserve"> &amp; Lastno</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"PID"</w:t>
      </w:r>
      <w:r>
        <w:rPr>
          <w:rFonts w:ascii="Consolas" w:eastAsiaTheme="minorHAnsi" w:hAnsi="Consolas" w:cs="Consolas"/>
          <w:sz w:val="19"/>
          <w:szCs w:val="19"/>
        </w:rPr>
        <w:t xml:space="preserve"> &amp; 0</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TextBox2.Focus()</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saved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"Error"</w:t>
      </w:r>
      <w:r>
        <w:rPr>
          <w:rFonts w:ascii="Consolas" w:eastAsiaTheme="minorHAnsi" w:hAnsi="Consolas" w:cs="Consolas"/>
          <w:sz w:val="19"/>
          <w:szCs w:val="19"/>
        </w:rPr>
        <w:t>, ex.Message)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AddProduct_Load(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Product"</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"Product"</w:t>
      </w:r>
      <w:r>
        <w:rPr>
          <w:rFonts w:ascii="Consolas" w:eastAsiaTheme="minorHAnsi" w:hAnsi="Consolas" w:cs="Consolas"/>
          <w:sz w:val="19"/>
          <w:szCs w:val="19"/>
        </w:rPr>
        <w:t>)</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'for ProductID Number</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Lastno = ds.Tables(</w:t>
      </w:r>
      <w:r>
        <w:rPr>
          <w:rFonts w:ascii="Consolas" w:eastAsiaTheme="minorHAnsi" w:hAnsi="Consolas" w:cs="Consolas"/>
          <w:color w:val="A31515"/>
          <w:sz w:val="19"/>
          <w:szCs w:val="19"/>
        </w:rPr>
        <w:t>"Product"</w:t>
      </w:r>
      <w:r>
        <w:rPr>
          <w:rFonts w:ascii="Consolas" w:eastAsiaTheme="minorHAnsi" w:hAnsi="Consolas" w:cs="Consolas"/>
          <w:sz w:val="19"/>
          <w:szCs w:val="19"/>
        </w:rPr>
        <w:t>).Rows.Count + 1</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Lastno &gt;= 0 </w:t>
      </w:r>
      <w:r>
        <w:rPr>
          <w:rFonts w:ascii="Consolas" w:eastAsiaTheme="minorHAnsi" w:hAnsi="Consolas" w:cs="Consolas"/>
          <w:color w:val="0000FF"/>
          <w:sz w:val="19"/>
          <w:szCs w:val="19"/>
        </w:rPr>
        <w:t>Then</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"PID"</w:t>
      </w:r>
      <w:r>
        <w:rPr>
          <w:rFonts w:ascii="Consolas" w:eastAsiaTheme="minorHAnsi" w:hAnsi="Consolas" w:cs="Consolas"/>
          <w:sz w:val="19"/>
          <w:szCs w:val="19"/>
        </w:rPr>
        <w:t xml:space="preserve"> &amp; Lastno</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"PID"</w:t>
      </w:r>
      <w:r>
        <w:rPr>
          <w:rFonts w:ascii="Consolas" w:eastAsiaTheme="minorHAnsi" w:hAnsi="Consolas" w:cs="Consolas"/>
          <w:sz w:val="19"/>
          <w:szCs w:val="19"/>
        </w:rPr>
        <w:t xml:space="preserve"> &amp; 0</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2320A" w:rsidRDefault="0012320A" w:rsidP="0012320A">
      <w:pPr>
        <w:autoSpaceDE w:val="0"/>
        <w:autoSpaceDN w:val="0"/>
        <w:adjustRightInd w:val="0"/>
        <w:rPr>
          <w:rFonts w:ascii="Consolas" w:eastAsiaTheme="minorHAnsi" w:hAnsi="Consolas" w:cs="Consolas"/>
          <w:sz w:val="19"/>
          <w:szCs w:val="19"/>
        </w:rPr>
      </w:pP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TextBox6.Clear()</w:t>
      </w:r>
    </w:p>
    <w:p w:rsidR="0012320A" w:rsidRDefault="0012320A" w:rsidP="0012320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2320A" w:rsidRDefault="0012320A" w:rsidP="0012320A">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0F1264" w:rsidRDefault="000F1264" w:rsidP="00805738">
      <w:pPr>
        <w:pStyle w:val="ListParagraph"/>
        <w:rPr>
          <w:b/>
          <w:noProof/>
          <w:sz w:val="32"/>
          <w:szCs w:val="32"/>
          <w:u w:val="single"/>
        </w:rPr>
      </w:pPr>
    </w:p>
    <w:p w:rsidR="000F1264" w:rsidRDefault="000F1264" w:rsidP="00805738">
      <w:pPr>
        <w:pStyle w:val="ListParagraph"/>
        <w:rPr>
          <w:b/>
          <w:noProof/>
          <w:sz w:val="32"/>
          <w:szCs w:val="32"/>
          <w:u w:val="single"/>
        </w:rPr>
      </w:pPr>
    </w:p>
    <w:p w:rsidR="000F1264" w:rsidRDefault="000F1264" w:rsidP="00805738">
      <w:pPr>
        <w:pStyle w:val="ListParagraph"/>
        <w:rPr>
          <w:b/>
          <w:noProof/>
          <w:sz w:val="32"/>
          <w:szCs w:val="32"/>
          <w:u w:val="single"/>
        </w:rPr>
      </w:pPr>
    </w:p>
    <w:p w:rsidR="003009DE" w:rsidRPr="00EC03D6" w:rsidRDefault="00904D58" w:rsidP="00805738">
      <w:pPr>
        <w:pStyle w:val="ListParagraph"/>
        <w:rPr>
          <w:b/>
          <w:noProof/>
          <w:sz w:val="32"/>
          <w:szCs w:val="32"/>
          <w:u w:val="single"/>
        </w:rPr>
      </w:pPr>
      <w:r w:rsidRPr="00EC03D6">
        <w:rPr>
          <w:b/>
          <w:noProof/>
          <w:sz w:val="32"/>
          <w:szCs w:val="32"/>
          <w:u w:val="single"/>
        </w:rPr>
        <w:lastRenderedPageBreak/>
        <w:t>Edit Product:</w:t>
      </w:r>
    </w:p>
    <w:p w:rsidR="00904D58" w:rsidRDefault="00904D58" w:rsidP="00805738">
      <w:pPr>
        <w:pStyle w:val="ListParagraph"/>
        <w:rPr>
          <w:b/>
          <w:noProof/>
          <w:sz w:val="32"/>
          <w:szCs w:val="32"/>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EditProduct</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EditProduct_Load(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getdata()</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getdata()</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Product"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Product where ProductID LIKE @ID + '%' "</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dt.Rows(0)(0).ToString()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TextBox3.Text = dt.Rows(0)(1).ToString()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TextBox4.Text = dt.Rows(0)(2).ToString()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TextBox5.Text = dt.Rows(0)(3).ToString()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TextBox6.Text = dt.Rows(0)(4).ToString()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TextBox7.Text = dt.Rows(0)(5).ToString()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TextBox2.Clear()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TextBox6.Clear()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TextBox7.Clear()</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TextBox1_TextChanged(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TextBox1.TextChanged</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getdata()</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DataGridView1_CellClick(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DataGridViewCellEventArgs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DataGridView1.CellClick</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'For DataGridView Cell Click</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i = DataGridView1.CurrentRow.Index</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.TextBox2.Text = DataGridView1.Item(0, i).Value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.TextBox3.Text = DataGridView1.Item(1, i).Value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.TextBox4.Text = DataGridView1.Item(2, i).Value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.TextBox5.Text = DataGridView1.Item(3, i).Value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.TextBox6.Text = DataGridView1.Item(4, i).Value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.TextBox7.Text = DataGridView1.Item(5, i).Value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Button2_Click(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Button2.Click</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'FOR UPDATE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TextBox6.Text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Or</w:t>
      </w:r>
      <w:r>
        <w:rPr>
          <w:rFonts w:ascii="Consolas" w:eastAsiaTheme="minorHAnsi" w:hAnsi="Consolas" w:cs="Consolas"/>
          <w:sz w:val="19"/>
          <w:szCs w:val="19"/>
        </w:rPr>
        <w:t xml:space="preserve"> TextBox7.Text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All details"</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"Update [Product] Set [ProductName]='"</w:t>
      </w:r>
      <w:r>
        <w:rPr>
          <w:rFonts w:ascii="Consolas" w:eastAsiaTheme="minorHAnsi" w:hAnsi="Consolas" w:cs="Consolas"/>
          <w:sz w:val="19"/>
          <w:szCs w:val="19"/>
        </w:rPr>
        <w:t xml:space="preserve"> &amp; TextBox3.Text &amp; </w:t>
      </w:r>
      <w:r>
        <w:rPr>
          <w:rFonts w:ascii="Consolas" w:eastAsiaTheme="minorHAnsi" w:hAnsi="Consolas" w:cs="Consolas"/>
          <w:color w:val="A31515"/>
          <w:sz w:val="19"/>
          <w:szCs w:val="19"/>
        </w:rPr>
        <w:t>"',[EyePower]='"</w:t>
      </w:r>
      <w:r>
        <w:rPr>
          <w:rFonts w:ascii="Consolas" w:eastAsiaTheme="minorHAnsi" w:hAnsi="Consolas" w:cs="Consolas"/>
          <w:sz w:val="19"/>
          <w:szCs w:val="19"/>
        </w:rPr>
        <w:t xml:space="preserve"> &amp; TextBox4.Text &amp; </w:t>
      </w:r>
      <w:r>
        <w:rPr>
          <w:rFonts w:ascii="Consolas" w:eastAsiaTheme="minorHAnsi" w:hAnsi="Consolas" w:cs="Consolas"/>
          <w:color w:val="A31515"/>
          <w:sz w:val="19"/>
          <w:szCs w:val="19"/>
        </w:rPr>
        <w:t>"',[GlassType]='"</w:t>
      </w:r>
      <w:r>
        <w:rPr>
          <w:rFonts w:ascii="Consolas" w:eastAsiaTheme="minorHAnsi" w:hAnsi="Consolas" w:cs="Consolas"/>
          <w:sz w:val="19"/>
          <w:szCs w:val="19"/>
        </w:rPr>
        <w:t xml:space="preserve"> &amp; TextBox5.Text &amp; </w:t>
      </w:r>
      <w:r>
        <w:rPr>
          <w:rFonts w:ascii="Consolas" w:eastAsiaTheme="minorHAnsi" w:hAnsi="Consolas" w:cs="Consolas"/>
          <w:color w:val="A31515"/>
          <w:sz w:val="19"/>
          <w:szCs w:val="19"/>
        </w:rPr>
        <w:t>"',[FrameType]='"</w:t>
      </w:r>
      <w:r>
        <w:rPr>
          <w:rFonts w:ascii="Consolas" w:eastAsiaTheme="minorHAnsi" w:hAnsi="Consolas" w:cs="Consolas"/>
          <w:sz w:val="19"/>
          <w:szCs w:val="19"/>
        </w:rPr>
        <w:t xml:space="preserve"> &amp; TextBox6.Text &amp; </w:t>
      </w:r>
      <w:r>
        <w:rPr>
          <w:rFonts w:ascii="Consolas" w:eastAsiaTheme="minorHAnsi" w:hAnsi="Consolas" w:cs="Consolas"/>
          <w:color w:val="A31515"/>
          <w:sz w:val="19"/>
          <w:szCs w:val="19"/>
        </w:rPr>
        <w:t>"',[Price]='"</w:t>
      </w:r>
      <w:r>
        <w:rPr>
          <w:rFonts w:ascii="Consolas" w:eastAsiaTheme="minorHAnsi" w:hAnsi="Consolas" w:cs="Consolas"/>
          <w:sz w:val="19"/>
          <w:szCs w:val="19"/>
        </w:rPr>
        <w:t xml:space="preserve"> &amp; TextBox7.Text &amp; </w:t>
      </w:r>
      <w:r>
        <w:rPr>
          <w:rFonts w:ascii="Consolas" w:eastAsiaTheme="minorHAnsi" w:hAnsi="Consolas" w:cs="Consolas"/>
          <w:color w:val="A31515"/>
          <w:sz w:val="19"/>
          <w:szCs w:val="19"/>
        </w:rPr>
        <w:t>"' Where [ProductID]='"</w:t>
      </w:r>
      <w:r>
        <w:rPr>
          <w:rFonts w:ascii="Consolas" w:eastAsiaTheme="minorHAnsi" w:hAnsi="Consolas" w:cs="Consolas"/>
          <w:sz w:val="19"/>
          <w:szCs w:val="19"/>
        </w:rPr>
        <w:t xml:space="preserve"> &amp; TextBox2.Text &amp; </w:t>
      </w:r>
      <w:r>
        <w:rPr>
          <w:rFonts w:ascii="Consolas" w:eastAsiaTheme="minorHAnsi" w:hAnsi="Consolas" w:cs="Consolas"/>
          <w:color w:val="A31515"/>
          <w:sz w:val="19"/>
          <w:szCs w:val="19"/>
        </w:rPr>
        <w:t>"' "</w:t>
      </w:r>
      <w:r>
        <w:rPr>
          <w:rFonts w:ascii="Consolas" w:eastAsiaTheme="minorHAnsi" w:hAnsi="Consolas" w:cs="Consolas"/>
          <w:sz w:val="19"/>
          <w:szCs w:val="19"/>
        </w:rPr>
        <w:t>, con)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UPDATE SUccessfully.."</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getdata()</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MsgBox(ex.Message)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Finally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cmd.Dispose()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Button3_Click(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Button3.Click</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FIll All details"</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Exit Sub</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msg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MsgBox(</w:t>
      </w:r>
      <w:r>
        <w:rPr>
          <w:rFonts w:ascii="Consolas" w:eastAsiaTheme="minorHAnsi" w:hAnsi="Consolas" w:cs="Consolas"/>
          <w:color w:val="A31515"/>
          <w:sz w:val="19"/>
          <w:szCs w:val="19"/>
        </w:rPr>
        <w:t>"Do You Really want to Delete Customer :-'"</w:t>
      </w:r>
      <w:r>
        <w:rPr>
          <w:rFonts w:ascii="Consolas" w:eastAsiaTheme="minorHAnsi" w:hAnsi="Consolas" w:cs="Consolas"/>
          <w:sz w:val="19"/>
          <w:szCs w:val="19"/>
        </w:rPr>
        <w:t xml:space="preserve"> &amp; TextBox1.Text &amp; </w:t>
      </w:r>
      <w:r>
        <w:rPr>
          <w:rFonts w:ascii="Consolas" w:eastAsiaTheme="minorHAnsi" w:hAnsi="Consolas" w:cs="Consolas"/>
          <w:color w:val="A31515"/>
          <w:sz w:val="19"/>
          <w:szCs w:val="19"/>
        </w:rPr>
        <w:t>"' ?"</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.YesNoCancel, </w:t>
      </w:r>
      <w:r>
        <w:rPr>
          <w:rFonts w:ascii="Consolas" w:eastAsiaTheme="minorHAnsi" w:hAnsi="Consolas" w:cs="Consolas"/>
          <w:color w:val="A31515"/>
          <w:sz w:val="19"/>
          <w:szCs w:val="19"/>
        </w:rPr>
        <w:t>"Delete Customer Record"</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msg = DialogResult.Yes </w:t>
      </w:r>
      <w:r>
        <w:rPr>
          <w:rFonts w:ascii="Consolas" w:eastAsiaTheme="minorHAnsi" w:hAnsi="Consolas" w:cs="Consolas"/>
          <w:color w:val="0000FF"/>
          <w:sz w:val="19"/>
          <w:szCs w:val="19"/>
        </w:rPr>
        <w:t>Then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r>
        <w:rPr>
          <w:rFonts w:ascii="Consolas" w:eastAsiaTheme="minorHAnsi" w:hAnsi="Consolas" w:cs="Consolas"/>
          <w:color w:val="A31515"/>
          <w:sz w:val="19"/>
          <w:szCs w:val="19"/>
        </w:rPr>
        <w:t>"Delete from Product Where ProductID='"</w:t>
      </w:r>
      <w:r>
        <w:rPr>
          <w:rFonts w:ascii="Consolas" w:eastAsiaTheme="minorHAnsi" w:hAnsi="Consolas" w:cs="Consolas"/>
          <w:sz w:val="19"/>
          <w:szCs w:val="19"/>
        </w:rPr>
        <w:t xml:space="preserve"> &amp; TextBox2.Text &amp; </w:t>
      </w:r>
      <w:r>
        <w:rPr>
          <w:rFonts w:ascii="Consolas" w:eastAsiaTheme="minorHAnsi" w:hAnsi="Consolas" w:cs="Consolas"/>
          <w:color w:val="A31515"/>
          <w:sz w:val="19"/>
          <w:szCs w:val="19"/>
        </w:rPr>
        <w:t>"'"</w:t>
      </w:r>
      <w:r>
        <w:rPr>
          <w:rFonts w:ascii="Consolas" w:eastAsiaTheme="minorHAnsi" w:hAnsi="Consolas" w:cs="Consolas"/>
          <w:sz w:val="19"/>
          <w:szCs w:val="19"/>
        </w:rPr>
        <w:t>, con)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deleted successfully"</w:t>
      </w:r>
      <w:r>
        <w:rPr>
          <w:rFonts w:ascii="Consolas" w:eastAsiaTheme="minorHAnsi" w:hAnsi="Consolas" w:cs="Consolas"/>
          <w:sz w:val="19"/>
          <w:szCs w:val="19"/>
        </w:rPr>
        <w:t>)</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getdata()</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MsgBox(ex.Message)</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Button4_Click(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Button4.Click</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EditProduct_FormClosed(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FormClosedEventArgs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.FormClosed</w:t>
      </w: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.Hide()</w:t>
      </w: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p>
    <w:p w:rsidR="00904D58" w:rsidRDefault="00904D58" w:rsidP="00904D5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04D58" w:rsidRDefault="00904D58" w:rsidP="00904D58">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3759C1" w:rsidRDefault="003759C1" w:rsidP="00904D58">
      <w:pPr>
        <w:autoSpaceDE w:val="0"/>
        <w:autoSpaceDN w:val="0"/>
        <w:adjustRightInd w:val="0"/>
        <w:rPr>
          <w:rFonts w:ascii="Consolas" w:eastAsiaTheme="minorHAnsi" w:hAnsi="Consolas" w:cs="Consolas"/>
          <w:color w:val="0000FF"/>
          <w:sz w:val="19"/>
          <w:szCs w:val="19"/>
        </w:rPr>
      </w:pPr>
    </w:p>
    <w:p w:rsidR="003009DE" w:rsidRPr="00EC03D6" w:rsidRDefault="003009DE" w:rsidP="00805738">
      <w:pPr>
        <w:pStyle w:val="ListParagraph"/>
        <w:rPr>
          <w:b/>
          <w:noProof/>
          <w:sz w:val="32"/>
          <w:szCs w:val="32"/>
          <w:u w:val="single"/>
        </w:rPr>
      </w:pPr>
      <w:r w:rsidRPr="00EC03D6">
        <w:rPr>
          <w:b/>
          <w:noProof/>
          <w:sz w:val="32"/>
          <w:szCs w:val="32"/>
          <w:u w:val="single"/>
        </w:rPr>
        <w:lastRenderedPageBreak/>
        <w:t>Magazine Sale:</w:t>
      </w:r>
    </w:p>
    <w:p w:rsidR="00EC03D6" w:rsidRDefault="00EC03D6" w:rsidP="00805738">
      <w:pPr>
        <w:pStyle w:val="ListParagraph"/>
        <w:rPr>
          <w:b/>
          <w:noProof/>
          <w:sz w:val="32"/>
          <w:szCs w:val="32"/>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MagazineSale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Lastno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b, cn, np, t, 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CusID()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Customer"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"Customer"</w:t>
      </w:r>
      <w:r>
        <w:rPr>
          <w:rFonts w:ascii="Consolas" w:eastAsiaTheme="minorHAnsi" w:hAnsi="Consolas" w:cs="Consolas"/>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ds.Tables(</w:t>
      </w:r>
      <w:r>
        <w:rPr>
          <w:rFonts w:ascii="Consolas" w:eastAsiaTheme="minorHAnsi" w:hAnsi="Consolas" w:cs="Consolas"/>
          <w:color w:val="A31515"/>
          <w:sz w:val="19"/>
          <w:szCs w:val="19"/>
        </w:rPr>
        <w:t>"Customer"</w:t>
      </w:r>
      <w:r>
        <w:rPr>
          <w:rFonts w:ascii="Consolas" w:eastAsiaTheme="minorHAnsi" w:hAnsi="Consolas" w:cs="Consolas"/>
          <w:sz w:val="19"/>
          <w:szCs w:val="19"/>
        </w:rPr>
        <w:t>).Rows.Count - 1</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a</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ComboBox1.Items.Add(ds.Tables(</w:t>
      </w:r>
      <w:r>
        <w:rPr>
          <w:rFonts w:ascii="Consolas" w:eastAsiaTheme="minorHAnsi" w:hAnsi="Consolas" w:cs="Consolas"/>
          <w:color w:val="A31515"/>
          <w:sz w:val="19"/>
          <w:szCs w:val="19"/>
        </w:rPr>
        <w:t>"Customer"</w:t>
      </w:r>
      <w:r>
        <w:rPr>
          <w:rFonts w:ascii="Consolas" w:eastAsiaTheme="minorHAnsi" w:hAnsi="Consolas" w:cs="Consolas"/>
          <w:sz w:val="19"/>
          <w:szCs w:val="19"/>
        </w:rPr>
        <w:t>).Rows(i)(0).ToString())</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magazinename()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ComboBox2.Items.Clear()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Magazine"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"Magazine"</w:t>
      </w:r>
      <w:r>
        <w:rPr>
          <w:rFonts w:ascii="Consolas" w:eastAsiaTheme="minorHAnsi" w:hAnsi="Consolas" w:cs="Consolas"/>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ds.Tables(</w:t>
      </w:r>
      <w:r>
        <w:rPr>
          <w:rFonts w:ascii="Consolas" w:eastAsiaTheme="minorHAnsi" w:hAnsi="Consolas" w:cs="Consolas"/>
          <w:color w:val="A31515"/>
          <w:sz w:val="19"/>
          <w:szCs w:val="19"/>
        </w:rPr>
        <w:t>"Magazine"</w:t>
      </w:r>
      <w:r>
        <w:rPr>
          <w:rFonts w:ascii="Consolas" w:eastAsiaTheme="minorHAnsi" w:hAnsi="Consolas" w:cs="Consolas"/>
          <w:sz w:val="19"/>
          <w:szCs w:val="19"/>
        </w:rPr>
        <w:t>).Rows.Count - 1</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0 </w:t>
      </w:r>
      <w:r>
        <w:rPr>
          <w:rFonts w:ascii="Consolas" w:eastAsiaTheme="minorHAnsi" w:hAnsi="Consolas" w:cs="Consolas"/>
          <w:color w:val="0000FF"/>
          <w:sz w:val="19"/>
          <w:szCs w:val="19"/>
        </w:rPr>
        <w:t>To</w:t>
      </w:r>
      <w:r>
        <w:rPr>
          <w:rFonts w:ascii="Consolas" w:eastAsiaTheme="minorHAnsi" w:hAnsi="Consolas" w:cs="Consolas"/>
          <w:sz w:val="19"/>
          <w:szCs w:val="19"/>
        </w:rPr>
        <w:t xml:space="preserve"> a</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ComboBox2.Items.Add(ds.Tables(</w:t>
      </w:r>
      <w:r>
        <w:rPr>
          <w:rFonts w:ascii="Consolas" w:eastAsiaTheme="minorHAnsi" w:hAnsi="Consolas" w:cs="Consolas"/>
          <w:color w:val="A31515"/>
          <w:sz w:val="19"/>
          <w:szCs w:val="19"/>
        </w:rPr>
        <w:t>"Magazine"</w:t>
      </w:r>
      <w:r>
        <w:rPr>
          <w:rFonts w:ascii="Consolas" w:eastAsiaTheme="minorHAnsi" w:hAnsi="Consolas" w:cs="Consolas"/>
          <w:sz w:val="19"/>
          <w:szCs w:val="19"/>
        </w:rPr>
        <w:t>).Rows(i)(0).ToString())</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clr()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TextBox6.Clear()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TextBox7.Clear()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ComboBox1.Items.Clear()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ComboBox2.Items.Clear()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ComboBox3.Items.Clear()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"Insert into [MagazineSale]([CName],[Mname],[Lang],[Price],[Desc],[Concept],[NOD],[TotalPrice],[DOSale]) values('"</w:t>
      </w:r>
      <w:r>
        <w:rPr>
          <w:rFonts w:ascii="Consolas" w:eastAsiaTheme="minorHAnsi" w:hAnsi="Consolas" w:cs="Consolas"/>
          <w:sz w:val="19"/>
          <w:szCs w:val="19"/>
        </w:rPr>
        <w:t xml:space="preserve"> + ComboBox1.Text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ComboBox2.Text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TextBox2.Text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TextBox4.Text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TextBox5.Text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ComboBox3.Text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TextBox6.Text + </w:t>
      </w:r>
      <w:r>
        <w:rPr>
          <w:rFonts w:ascii="Consolas" w:eastAsiaTheme="minorHAnsi" w:hAnsi="Consolas" w:cs="Consolas"/>
          <w:color w:val="A31515"/>
          <w:sz w:val="19"/>
          <w:szCs w:val="19"/>
        </w:rPr>
        <w:t>"','"</w:t>
      </w:r>
      <w:r>
        <w:rPr>
          <w:rFonts w:ascii="Consolas" w:eastAsiaTheme="minorHAnsi" w:hAnsi="Consolas" w:cs="Consolas"/>
          <w:sz w:val="19"/>
          <w:szCs w:val="19"/>
        </w:rPr>
        <w:t xml:space="preserve"> + TextBox7.Text + </w:t>
      </w:r>
      <w:r>
        <w:rPr>
          <w:rFonts w:ascii="Consolas" w:eastAsiaTheme="minorHAnsi" w:hAnsi="Consolas" w:cs="Consolas"/>
          <w:color w:val="A31515"/>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cmd.ExecuteNonQuery() &gt; 0 </w:t>
      </w:r>
      <w:r>
        <w:rPr>
          <w:rFonts w:ascii="Consolas" w:eastAsiaTheme="minorHAnsi" w:hAnsi="Consolas" w:cs="Consolas"/>
          <w:color w:val="0000FF"/>
          <w:sz w:val="19"/>
          <w:szCs w:val="19"/>
        </w:rPr>
        <w:t>Then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save"</w:t>
      </w:r>
      <w:r>
        <w:rPr>
          <w:rFonts w:ascii="Consolas" w:eastAsiaTheme="minorHAnsi" w:hAnsi="Consolas" w:cs="Consolas"/>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 = ComboBox1.Text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 = TextBox1.Text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np = ComboBox2.Text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 = TextBox6.Text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 = TextBox7.Text</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.Hide()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Receipt2</w:t>
      </w:r>
      <w:r>
        <w:rPr>
          <w:rFonts w:ascii="Consolas" w:eastAsiaTheme="minorHAnsi" w:hAnsi="Consolas" w:cs="Consolas"/>
          <w:sz w:val="19"/>
          <w:szCs w:val="19"/>
        </w:rPr>
        <w:t>.Show()</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"Not save record"</w:t>
      </w:r>
      <w:r>
        <w:rPr>
          <w:rFonts w:ascii="Consolas" w:eastAsiaTheme="minorHAnsi" w:hAnsi="Consolas" w:cs="Consolas"/>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clr()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MsgBox(ex.Message)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'clr()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'bill()</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'NewsPaper()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bill()</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TextBox1.Clear()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MagazineSale"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da.SelectCommand = cmd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da.Fill(ds, </w:t>
      </w:r>
      <w:r>
        <w:rPr>
          <w:rFonts w:ascii="Consolas" w:eastAsiaTheme="minorHAnsi" w:hAnsi="Consolas" w:cs="Consolas"/>
          <w:color w:val="A31515"/>
          <w:sz w:val="19"/>
          <w:szCs w:val="19"/>
        </w:rPr>
        <w:t>"MagazineSale"</w:t>
      </w:r>
      <w:r>
        <w:rPr>
          <w:rFonts w:ascii="Consolas" w:eastAsiaTheme="minorHAnsi" w:hAnsi="Consolas" w:cs="Consolas"/>
          <w:sz w:val="19"/>
          <w:szCs w:val="19"/>
        </w:rPr>
        <w:t>)</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'for ProductID Number</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Lastno = ds.Tables(</w:t>
      </w:r>
      <w:r>
        <w:rPr>
          <w:rFonts w:ascii="Consolas" w:eastAsiaTheme="minorHAnsi" w:hAnsi="Consolas" w:cs="Consolas"/>
          <w:color w:val="A31515"/>
          <w:sz w:val="19"/>
          <w:szCs w:val="19"/>
        </w:rPr>
        <w:t>"MagazineSale"</w:t>
      </w:r>
      <w:r>
        <w:rPr>
          <w:rFonts w:ascii="Consolas" w:eastAsiaTheme="minorHAnsi" w:hAnsi="Consolas" w:cs="Consolas"/>
          <w:sz w:val="19"/>
          <w:szCs w:val="19"/>
        </w:rPr>
        <w:t>).Rows.Count + 1</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Lastno &gt;= 0 </w:t>
      </w:r>
      <w:r>
        <w:rPr>
          <w:rFonts w:ascii="Consolas" w:eastAsiaTheme="minorHAnsi" w:hAnsi="Consolas" w:cs="Consolas"/>
          <w:color w:val="0000FF"/>
          <w:sz w:val="19"/>
          <w:szCs w:val="19"/>
        </w:rPr>
        <w:t>Then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"Bill-"</w:t>
      </w:r>
      <w:r>
        <w:rPr>
          <w:rFonts w:ascii="Consolas" w:eastAsiaTheme="minorHAnsi" w:hAnsi="Consolas" w:cs="Consolas"/>
          <w:sz w:val="19"/>
          <w:szCs w:val="19"/>
        </w:rPr>
        <w:t xml:space="preserve"> &amp; Lastno</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"Bill-"</w:t>
      </w:r>
      <w:r>
        <w:rPr>
          <w:rFonts w:ascii="Consolas" w:eastAsiaTheme="minorHAnsi" w:hAnsi="Consolas" w:cs="Consolas"/>
          <w:sz w:val="19"/>
          <w:szCs w:val="19"/>
        </w:rPr>
        <w:t xml:space="preserve"> &amp; 0</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MagazineSale_Load(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bill()</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CusID()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magazinename()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75B0" w:rsidRDefault="003075B0"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ComboBox2_SelectedIndexChanged(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ComboBox2.SelectedIndexChanged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(str, con)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0000FF"/>
          <w:sz w:val="19"/>
          <w:szCs w:val="19"/>
        </w:rPr>
        <w:t>Not</w:t>
      </w:r>
      <w:r>
        <w:rPr>
          <w:rFonts w:ascii="Consolas" w:eastAsiaTheme="minorHAnsi" w:hAnsi="Consolas" w:cs="Consolas"/>
          <w:sz w:val="19"/>
          <w:szCs w:val="19"/>
        </w:rPr>
        <w:t xml:space="preserve"> IsNumeric(ComboBox1.Text) </w:t>
      </w:r>
      <w:r>
        <w:rPr>
          <w:rFonts w:ascii="Consolas" w:eastAsiaTheme="minorHAnsi" w:hAnsi="Consolas" w:cs="Consolas"/>
          <w:color w:val="0000FF"/>
          <w:sz w:val="19"/>
          <w:szCs w:val="19"/>
        </w:rPr>
        <w:t>Then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Magazine where Mname=@did"</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cmd.Prepare()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"@did"</w:t>
      </w:r>
      <w:r>
        <w:rPr>
          <w:rFonts w:ascii="Consolas" w:eastAsiaTheme="minorHAnsi" w:hAnsi="Consolas" w:cs="Consolas"/>
          <w:sz w:val="19"/>
          <w:szCs w:val="19"/>
        </w:rPr>
        <w:t>, ComboBox2.Text)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OleDbDataReader</w:t>
      </w:r>
      <w:r>
        <w:rPr>
          <w:rFonts w:ascii="Consolas" w:eastAsiaTheme="minorHAnsi" w:hAnsi="Consolas" w:cs="Consolas"/>
          <w:sz w:val="19"/>
          <w:szCs w:val="19"/>
        </w:rPr>
        <w:t xml:space="preserve"> = cmd.ExecuteReader()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dr.Read() </w:t>
      </w:r>
      <w:r>
        <w:rPr>
          <w:rFonts w:ascii="Consolas" w:eastAsiaTheme="minorHAnsi" w:hAnsi="Consolas" w:cs="Consolas"/>
          <w:color w:val="0000FF"/>
          <w:sz w:val="19"/>
          <w:szCs w:val="19"/>
        </w:rPr>
        <w:t>Then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TextBox2.Text = dr.GetValue(1)</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TextBox3.Text = dr.GetValue(2)</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TextBox4.Text = dr.GetValue(3)</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TextBox5.Text = dr.GetValue(4)</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ex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w:t>
      </w:r>
      <w:r>
        <w:rPr>
          <w:rFonts w:ascii="Consolas" w:eastAsiaTheme="minorHAnsi" w:hAnsi="Consolas" w:cs="Consolas"/>
          <w:sz w:val="19"/>
          <w:szCs w:val="19"/>
        </w:rPr>
        <w:t>, ex.Message)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dr.Close()</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09DE" w:rsidRDefault="003009DE"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ComboBox3_SelectedIndexChanged(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ComboBox3.SelectedIndexChanged</w:t>
      </w:r>
    </w:p>
    <w:p w:rsidR="003075B0" w:rsidRDefault="003075B0"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tot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tot = Val(TextBox3.Text) * Val(ComboBox3.Text)</w:t>
      </w:r>
    </w:p>
    <w:p w:rsidR="003009DE" w:rsidRDefault="003009DE" w:rsidP="003009DE">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TextBox6.Text = </w:t>
      </w:r>
      <w:r>
        <w:rPr>
          <w:rFonts w:ascii="Consolas" w:eastAsiaTheme="minorHAnsi" w:hAnsi="Consolas" w:cs="Consolas"/>
          <w:color w:val="2B91AF"/>
          <w:sz w:val="19"/>
          <w:szCs w:val="19"/>
        </w:rPr>
        <w:t>Convert</w:t>
      </w:r>
      <w:r>
        <w:rPr>
          <w:rFonts w:ascii="Consolas" w:eastAsiaTheme="minorHAnsi" w:hAnsi="Consolas" w:cs="Consolas"/>
          <w:sz w:val="19"/>
          <w:szCs w:val="19"/>
        </w:rPr>
        <w:t>.ToString(tot)</w:t>
      </w:r>
    </w:p>
    <w:p w:rsidR="003075B0" w:rsidRDefault="003075B0"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3075B0" w:rsidRDefault="003075B0" w:rsidP="003009DE">
      <w:pPr>
        <w:autoSpaceDE w:val="0"/>
        <w:autoSpaceDN w:val="0"/>
        <w:adjustRightInd w:val="0"/>
        <w:rPr>
          <w:rFonts w:ascii="Consolas" w:eastAsiaTheme="minorHAnsi" w:hAnsi="Consolas" w:cs="Consolas"/>
          <w:sz w:val="19"/>
          <w:szCs w:val="19"/>
        </w:rPr>
      </w:pPr>
    </w:p>
    <w:p w:rsidR="003009DE" w:rsidRDefault="003009DE" w:rsidP="003009DE">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3009DE" w:rsidRDefault="003009DE" w:rsidP="00805738">
      <w:pPr>
        <w:pStyle w:val="ListParagraph"/>
        <w:rPr>
          <w:b/>
          <w:noProof/>
          <w:sz w:val="32"/>
          <w:szCs w:val="32"/>
        </w:rPr>
      </w:pPr>
    </w:p>
    <w:p w:rsidR="003009DE" w:rsidRDefault="003009DE"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705948" w:rsidRDefault="00705948" w:rsidP="00805738">
      <w:pPr>
        <w:pStyle w:val="ListParagraph"/>
        <w:rPr>
          <w:b/>
          <w:noProof/>
          <w:sz w:val="32"/>
          <w:szCs w:val="32"/>
        </w:rPr>
      </w:pPr>
    </w:p>
    <w:p w:rsidR="00612DFF" w:rsidRDefault="00612DFF" w:rsidP="00916C44">
      <w:pPr>
        <w:rPr>
          <w:b/>
          <w:noProof/>
          <w:sz w:val="32"/>
          <w:szCs w:val="32"/>
        </w:rPr>
      </w:pPr>
    </w:p>
    <w:p w:rsidR="003009DE" w:rsidRPr="003075B0" w:rsidRDefault="005B4D4B" w:rsidP="00916C44">
      <w:pPr>
        <w:rPr>
          <w:b/>
          <w:noProof/>
          <w:sz w:val="32"/>
          <w:szCs w:val="32"/>
          <w:u w:val="single"/>
        </w:rPr>
      </w:pPr>
      <w:r>
        <w:rPr>
          <w:b/>
          <w:noProof/>
          <w:sz w:val="32"/>
          <w:szCs w:val="32"/>
        </w:rPr>
        <w:lastRenderedPageBreak/>
        <w:t xml:space="preserve">  </w:t>
      </w:r>
      <w:r w:rsidR="009761AD" w:rsidRPr="003075B0">
        <w:rPr>
          <w:b/>
          <w:noProof/>
          <w:sz w:val="32"/>
          <w:szCs w:val="32"/>
          <w:u w:val="single"/>
        </w:rPr>
        <w:t>Sales</w:t>
      </w:r>
      <w:r w:rsidR="003009DE" w:rsidRPr="003075B0">
        <w:rPr>
          <w:b/>
          <w:noProof/>
          <w:sz w:val="32"/>
          <w:szCs w:val="32"/>
          <w:u w:val="single"/>
        </w:rPr>
        <w:t xml:space="preserve"> Report:</w:t>
      </w:r>
    </w:p>
    <w:p w:rsidR="00916C44" w:rsidRPr="00916C44" w:rsidRDefault="00916C44" w:rsidP="00916C44">
      <w:pPr>
        <w:rPr>
          <w:b/>
          <w:noProof/>
          <w:sz w:val="32"/>
          <w:szCs w:val="32"/>
        </w:rPr>
      </w:pP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SaleReport</w:t>
      </w:r>
    </w:p>
    <w:p w:rsidR="009761AD" w:rsidRDefault="009761AD" w:rsidP="009761AD">
      <w:pPr>
        <w:autoSpaceDE w:val="0"/>
        <w:autoSpaceDN w:val="0"/>
        <w:adjustRightInd w:val="0"/>
        <w:rPr>
          <w:rFonts w:ascii="Consolas" w:eastAsiaTheme="minorHAnsi" w:hAnsi="Consolas" w:cs="Consolas"/>
          <w:sz w:val="19"/>
          <w:szCs w:val="19"/>
        </w:rPr>
      </w:pP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SaleReport_Load(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tblSale"</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 </w:t>
      </w:r>
      <w:r>
        <w:rPr>
          <w:rFonts w:ascii="Consolas" w:eastAsiaTheme="minorHAnsi" w:hAnsi="Consolas" w:cs="Consolas"/>
          <w:color w:val="A31515"/>
          <w:sz w:val="19"/>
          <w:szCs w:val="19"/>
        </w:rPr>
        <w:t>"tblSale"</w:t>
      </w:r>
      <w:r>
        <w:rPr>
          <w:rFonts w:ascii="Consolas" w:eastAsiaTheme="minorHAnsi" w:hAnsi="Consolas" w:cs="Consolas"/>
          <w:sz w:val="19"/>
          <w:szCs w:val="19"/>
        </w:rPr>
        <w:t>)</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ds.Tables(0)</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9761AD" w:rsidRDefault="009761AD" w:rsidP="009761AD">
      <w:pPr>
        <w:autoSpaceDE w:val="0"/>
        <w:autoSpaceDN w:val="0"/>
        <w:adjustRightInd w:val="0"/>
        <w:rPr>
          <w:rFonts w:ascii="Consolas" w:eastAsiaTheme="minorHAnsi" w:hAnsi="Consolas" w:cs="Consolas"/>
          <w:sz w:val="19"/>
          <w:szCs w:val="19"/>
        </w:rPr>
      </w:pPr>
    </w:p>
    <w:p w:rsidR="009761AD" w:rsidRDefault="009761AD" w:rsidP="009761AD">
      <w:pPr>
        <w:autoSpaceDE w:val="0"/>
        <w:autoSpaceDN w:val="0"/>
        <w:adjustRightInd w:val="0"/>
        <w:rPr>
          <w:rFonts w:ascii="Consolas" w:eastAsiaTheme="minorHAnsi" w:hAnsi="Consolas" w:cs="Consolas"/>
          <w:sz w:val="19"/>
          <w:szCs w:val="19"/>
        </w:rPr>
      </w:pP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761AD" w:rsidRDefault="009761AD" w:rsidP="009761AD">
      <w:pPr>
        <w:autoSpaceDE w:val="0"/>
        <w:autoSpaceDN w:val="0"/>
        <w:adjustRightInd w:val="0"/>
        <w:rPr>
          <w:rFonts w:ascii="Consolas" w:eastAsiaTheme="minorHAnsi" w:hAnsi="Consolas" w:cs="Consolas"/>
          <w:sz w:val="19"/>
          <w:szCs w:val="19"/>
        </w:rPr>
      </w:pP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SaleReport2</w:t>
      </w:r>
      <w:r>
        <w:rPr>
          <w:rFonts w:ascii="Consolas" w:eastAsiaTheme="minorHAnsi" w:hAnsi="Consolas" w:cs="Consolas"/>
          <w:sz w:val="19"/>
          <w:szCs w:val="19"/>
        </w:rPr>
        <w:t>.Show()</w:t>
      </w:r>
    </w:p>
    <w:p w:rsidR="009761AD" w:rsidRDefault="009761AD" w:rsidP="009761AD">
      <w:pPr>
        <w:autoSpaceDE w:val="0"/>
        <w:autoSpaceDN w:val="0"/>
        <w:adjustRightInd w:val="0"/>
        <w:rPr>
          <w:rFonts w:ascii="Consolas" w:eastAsiaTheme="minorHAnsi" w:hAnsi="Consolas" w:cs="Consolas"/>
          <w:sz w:val="19"/>
          <w:szCs w:val="19"/>
        </w:rPr>
      </w:pPr>
    </w:p>
    <w:p w:rsidR="009761AD" w:rsidRDefault="009761AD" w:rsidP="009761A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9761AD" w:rsidRDefault="009761AD" w:rsidP="009761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705948" w:rsidRDefault="00705948" w:rsidP="00805738">
      <w:pPr>
        <w:pStyle w:val="ListParagraph"/>
        <w:rPr>
          <w:b/>
          <w:noProof/>
          <w:sz w:val="32"/>
          <w:szCs w:val="32"/>
        </w:rPr>
      </w:pPr>
    </w:p>
    <w:p w:rsidR="00916C44" w:rsidRDefault="00916C44" w:rsidP="00805738">
      <w:pPr>
        <w:pStyle w:val="ListParagraph"/>
        <w:rPr>
          <w:b/>
          <w:noProof/>
          <w:sz w:val="32"/>
          <w:szCs w:val="32"/>
        </w:rPr>
      </w:pPr>
      <w:r>
        <w:rPr>
          <w:b/>
          <w:noProof/>
          <w:sz w:val="32"/>
          <w:szCs w:val="32"/>
        </w:rPr>
        <w:t xml:space="preserve">    </w:t>
      </w:r>
    </w:p>
    <w:p w:rsidR="00916C44" w:rsidRDefault="00916C44" w:rsidP="00805738">
      <w:pPr>
        <w:pStyle w:val="ListParagraph"/>
        <w:rPr>
          <w:b/>
          <w:noProof/>
          <w:sz w:val="32"/>
          <w:szCs w:val="32"/>
        </w:rPr>
      </w:pPr>
    </w:p>
    <w:p w:rsidR="003075B0" w:rsidRDefault="003075B0" w:rsidP="003075B0">
      <w:pPr>
        <w:rPr>
          <w:b/>
          <w:noProof/>
          <w:sz w:val="32"/>
          <w:szCs w:val="32"/>
        </w:rPr>
      </w:pPr>
      <w:r>
        <w:rPr>
          <w:b/>
          <w:noProof/>
          <w:sz w:val="32"/>
          <w:szCs w:val="32"/>
        </w:rPr>
        <w:t xml:space="preserve"> </w:t>
      </w:r>
      <w:r w:rsidR="00916C44" w:rsidRPr="003075B0">
        <w:rPr>
          <w:b/>
          <w:noProof/>
          <w:sz w:val="32"/>
          <w:szCs w:val="32"/>
        </w:rPr>
        <w:t xml:space="preserve"> </w:t>
      </w: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3075B0" w:rsidRDefault="003075B0" w:rsidP="003075B0">
      <w:pPr>
        <w:rPr>
          <w:b/>
          <w:noProof/>
          <w:sz w:val="32"/>
          <w:szCs w:val="32"/>
        </w:rPr>
      </w:pPr>
    </w:p>
    <w:p w:rsidR="005B4D4B" w:rsidRDefault="003075B0" w:rsidP="003075B0">
      <w:pPr>
        <w:rPr>
          <w:b/>
          <w:noProof/>
          <w:sz w:val="32"/>
          <w:szCs w:val="32"/>
        </w:rPr>
      </w:pPr>
      <w:r>
        <w:rPr>
          <w:b/>
          <w:noProof/>
          <w:sz w:val="32"/>
          <w:szCs w:val="32"/>
        </w:rPr>
        <w:t xml:space="preserve"> </w:t>
      </w:r>
    </w:p>
    <w:p w:rsidR="00160C4D" w:rsidRPr="003075B0" w:rsidRDefault="003075B0" w:rsidP="003075B0">
      <w:pPr>
        <w:rPr>
          <w:b/>
          <w:noProof/>
          <w:sz w:val="32"/>
          <w:szCs w:val="32"/>
          <w:u w:val="single"/>
        </w:rPr>
      </w:pPr>
      <w:r>
        <w:rPr>
          <w:b/>
          <w:noProof/>
          <w:sz w:val="32"/>
          <w:szCs w:val="32"/>
        </w:rPr>
        <w:lastRenderedPageBreak/>
        <w:t xml:space="preserve"> </w:t>
      </w:r>
      <w:r w:rsidR="00160C4D" w:rsidRPr="003075B0">
        <w:rPr>
          <w:b/>
          <w:noProof/>
          <w:sz w:val="32"/>
          <w:szCs w:val="32"/>
          <w:u w:val="single"/>
        </w:rPr>
        <w:t>All Details:</w:t>
      </w:r>
    </w:p>
    <w:p w:rsidR="00916C44" w:rsidRDefault="00916C44" w:rsidP="00805738">
      <w:pPr>
        <w:pStyle w:val="ListParagraph"/>
        <w:rPr>
          <w:b/>
          <w:noProof/>
          <w:sz w:val="32"/>
          <w:szCs w:val="32"/>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System.Data.OleDb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Imports</w:t>
      </w:r>
      <w:r>
        <w:rPr>
          <w:rFonts w:ascii="Consolas" w:eastAsiaTheme="minorHAnsi" w:hAnsi="Consolas" w:cs="Consolas"/>
          <w:sz w:val="19"/>
          <w:szCs w:val="19"/>
        </w:rPr>
        <w:t xml:space="preserve"> System.Data</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ALLDetails</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ALLDetails_Load(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Customer"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 </w:t>
      </w:r>
      <w:r>
        <w:rPr>
          <w:rFonts w:ascii="Consolas" w:eastAsiaTheme="minorHAnsi" w:hAnsi="Consolas" w:cs="Consolas"/>
          <w:color w:val="A31515"/>
          <w:sz w:val="19"/>
          <w:szCs w:val="19"/>
        </w:rPr>
        <w:t>"Customer"</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Button2_Click(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Button2.Click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Doctor"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ds2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Adpt.Fill(ds2, </w:t>
      </w:r>
      <w:r>
        <w:rPr>
          <w:rFonts w:ascii="Consolas" w:eastAsiaTheme="minorHAnsi" w:hAnsi="Consolas" w:cs="Consolas"/>
          <w:color w:val="A31515"/>
          <w:sz w:val="19"/>
          <w:szCs w:val="19"/>
        </w:rPr>
        <w:t>"Doctor"</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ds2.Tables(0)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Button3_Click(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Button3.Click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Product"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ds3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Adpt.Fill(ds3, </w:t>
      </w:r>
      <w:r>
        <w:rPr>
          <w:rFonts w:ascii="Consolas" w:eastAsiaTheme="minorHAnsi" w:hAnsi="Consolas" w:cs="Consolas"/>
          <w:color w:val="A31515"/>
          <w:sz w:val="19"/>
          <w:szCs w:val="19"/>
        </w:rPr>
        <w:t>"Product"</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ds3.Tables(0)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Label10.Text = DataGridView1.Rows.Count - 1</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TextBox1_KeyPress(</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KeyPressEventArgs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TextBox1.KeyPress</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ComboBox1_SelectedIndexChanged(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ComboBox1.SelectedIndexChanged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Button5_Click(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Button5.Click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"Customer"</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ElseIf</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"Doctor"</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ElseIf</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"Product"</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"Plz Select Table name form Combobox"</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.Critical)</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Customer where CustomerID LIKE @ID + '%'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.Exclamation)</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Doctor where DOctorID LIKE @ID + '%'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.Exclamation)</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DataGridView1.EnableHeadersVisualStyles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DataGridView1.Columns(0).HeaderCell.Style.BackColor = </w:t>
      </w:r>
      <w:r>
        <w:rPr>
          <w:rFonts w:ascii="Consolas" w:eastAsiaTheme="minorHAnsi" w:hAnsi="Consolas" w:cs="Consolas"/>
          <w:color w:val="2B91AF"/>
          <w:sz w:val="19"/>
          <w:szCs w:val="19"/>
        </w:rPr>
        <w:t>Color</w:t>
      </w:r>
      <w:r>
        <w:rPr>
          <w:rFonts w:ascii="Consolas" w:eastAsiaTheme="minorHAnsi" w:hAnsi="Consolas" w:cs="Consolas"/>
          <w:sz w:val="19"/>
          <w:szCs w:val="19"/>
        </w:rPr>
        <w:t>.Red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Product where ProductID LIKE @ID + '%'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.Exclamation)</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DataGridView1.EnableHeadersVisualStyles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DataGridView1.Columns(0).HeaderCell.Style.BackColor = </w:t>
      </w:r>
      <w:r>
        <w:rPr>
          <w:rFonts w:ascii="Consolas" w:eastAsiaTheme="minorHAnsi" w:hAnsi="Consolas" w:cs="Consolas"/>
          <w:color w:val="2B91AF"/>
          <w:sz w:val="19"/>
          <w:szCs w:val="19"/>
        </w:rPr>
        <w:t>Color</w:t>
      </w:r>
      <w:r>
        <w:rPr>
          <w:rFonts w:ascii="Consolas" w:eastAsiaTheme="minorHAnsi" w:hAnsi="Consolas" w:cs="Consolas"/>
          <w:sz w:val="19"/>
          <w:szCs w:val="19"/>
        </w:rPr>
        <w:t>.Blue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Button4_Click(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Button4.Click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Me</w:t>
      </w:r>
      <w:r>
        <w:rPr>
          <w:rFonts w:ascii="Consolas" w:eastAsiaTheme="minorHAnsi" w:hAnsi="Consolas" w:cs="Consolas"/>
          <w:sz w:val="19"/>
          <w:szCs w:val="19"/>
        </w:rPr>
        <w:t>.Close()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160C4D" w:rsidRDefault="00160C4D"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3075B0" w:rsidRDefault="003075B0" w:rsidP="00805738">
      <w:pPr>
        <w:pStyle w:val="ListParagraph"/>
        <w:rPr>
          <w:b/>
          <w:noProof/>
          <w:sz w:val="32"/>
          <w:szCs w:val="32"/>
        </w:rPr>
      </w:pPr>
    </w:p>
    <w:p w:rsidR="005B4D4B" w:rsidRDefault="005B4D4B" w:rsidP="00805738">
      <w:pPr>
        <w:pStyle w:val="ListParagraph"/>
        <w:rPr>
          <w:b/>
          <w:noProof/>
          <w:sz w:val="32"/>
          <w:szCs w:val="32"/>
          <w:u w:val="single"/>
        </w:rPr>
      </w:pPr>
    </w:p>
    <w:p w:rsidR="00160C4D" w:rsidRPr="003075B0" w:rsidRDefault="00160C4D" w:rsidP="005B4D4B">
      <w:pPr>
        <w:pStyle w:val="ListParagraph"/>
        <w:rPr>
          <w:b/>
          <w:noProof/>
          <w:sz w:val="32"/>
          <w:szCs w:val="32"/>
          <w:u w:val="single"/>
        </w:rPr>
      </w:pPr>
      <w:r w:rsidRPr="003075B0">
        <w:rPr>
          <w:b/>
          <w:noProof/>
          <w:sz w:val="32"/>
          <w:szCs w:val="32"/>
          <w:u w:val="single"/>
        </w:rPr>
        <w:lastRenderedPageBreak/>
        <w:t>All Report:</w:t>
      </w:r>
    </w:p>
    <w:p w:rsidR="00160C4D" w:rsidRDefault="00160C4D" w:rsidP="00805738">
      <w:pPr>
        <w:pStyle w:val="ListParagraph"/>
        <w:rPr>
          <w:b/>
          <w:noProof/>
          <w:sz w:val="32"/>
          <w:szCs w:val="32"/>
        </w:rPr>
      </w:pPr>
    </w:p>
    <w:p w:rsidR="00160C4D" w:rsidRDefault="003075B0"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sidR="00160C4D">
        <w:rPr>
          <w:rFonts w:ascii="Consolas" w:eastAsiaTheme="minorHAnsi" w:hAnsi="Consolas" w:cs="Consolas"/>
          <w:color w:val="0000FF"/>
          <w:sz w:val="19"/>
          <w:szCs w:val="19"/>
        </w:rPr>
        <w:t>Imports</w:t>
      </w:r>
      <w:r w:rsidR="00160C4D">
        <w:rPr>
          <w:rFonts w:ascii="Consolas" w:eastAsiaTheme="minorHAnsi" w:hAnsi="Consolas" w:cs="Consolas"/>
          <w:sz w:val="19"/>
          <w:szCs w:val="19"/>
        </w:rPr>
        <w:t xml:space="preserve"> System.Data.OleDb</w:t>
      </w:r>
    </w:p>
    <w:p w:rsidR="00160C4D" w:rsidRDefault="003075B0"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sidR="00160C4D">
        <w:rPr>
          <w:rFonts w:ascii="Consolas" w:eastAsiaTheme="minorHAnsi" w:hAnsi="Consolas" w:cs="Consolas"/>
          <w:color w:val="0000FF"/>
          <w:sz w:val="19"/>
          <w:szCs w:val="19"/>
        </w:rPr>
        <w:t>Imports</w:t>
      </w:r>
      <w:r w:rsidR="00160C4D">
        <w:rPr>
          <w:rFonts w:ascii="Consolas" w:eastAsiaTheme="minorHAnsi" w:hAnsi="Consolas" w:cs="Consolas"/>
          <w:sz w:val="19"/>
          <w:szCs w:val="19"/>
        </w:rPr>
        <w:t xml:space="preserve"> System.Data</w:t>
      </w:r>
    </w:p>
    <w:p w:rsidR="00160C4D" w:rsidRDefault="003075B0"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sidR="00160C4D">
        <w:rPr>
          <w:rFonts w:ascii="Consolas" w:eastAsiaTheme="minorHAnsi" w:hAnsi="Consolas" w:cs="Consolas"/>
          <w:color w:val="0000FF"/>
          <w:sz w:val="19"/>
          <w:szCs w:val="19"/>
        </w:rPr>
        <w:t>Public</w:t>
      </w:r>
      <w:r w:rsidR="00160C4D">
        <w:rPr>
          <w:rFonts w:ascii="Consolas" w:eastAsiaTheme="minorHAnsi" w:hAnsi="Consolas" w:cs="Consolas"/>
          <w:sz w:val="19"/>
          <w:szCs w:val="19"/>
        </w:rPr>
        <w:t xml:space="preserve"> </w:t>
      </w:r>
      <w:r w:rsidR="00160C4D">
        <w:rPr>
          <w:rFonts w:ascii="Consolas" w:eastAsiaTheme="minorHAnsi" w:hAnsi="Consolas" w:cs="Consolas"/>
          <w:color w:val="0000FF"/>
          <w:sz w:val="19"/>
          <w:szCs w:val="19"/>
        </w:rPr>
        <w:t>Class</w:t>
      </w:r>
      <w:r w:rsidR="00160C4D">
        <w:rPr>
          <w:rFonts w:ascii="Consolas" w:eastAsiaTheme="minorHAnsi" w:hAnsi="Consolas" w:cs="Consolas"/>
          <w:sz w:val="19"/>
          <w:szCs w:val="19"/>
        </w:rPr>
        <w:t xml:space="preserve"> </w:t>
      </w:r>
      <w:r w:rsidR="00160C4D">
        <w:rPr>
          <w:rFonts w:ascii="Consolas" w:eastAsiaTheme="minorHAnsi" w:hAnsi="Consolas" w:cs="Consolas"/>
          <w:color w:val="2B91AF"/>
          <w:sz w:val="19"/>
          <w:szCs w:val="19"/>
        </w:rPr>
        <w:t>AllReport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ctr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tbl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mRow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sz w:val="19"/>
          <w:szCs w:val="19"/>
        </w:rPr>
        <w:t xml:space="preserve"> = 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newpage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Boolean</w:t>
      </w:r>
      <w:r>
        <w:rPr>
          <w:rFonts w:ascii="Consolas" w:eastAsiaTheme="minorHAnsi" w:hAnsi="Consolas" w:cs="Consolas"/>
          <w:sz w:val="19"/>
          <w:szCs w:val="19"/>
        </w:rPr>
        <w:t xml:space="preserv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AllReport_Load(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sidR="003075B0">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w:t>
      </w:r>
      <w:r>
        <w:rPr>
          <w:rFonts w:ascii="Consolas" w:eastAsiaTheme="minorHAnsi" w:hAnsi="Consolas" w:cs="Consolas"/>
          <w:color w:val="0000FF"/>
          <w:sz w:val="19"/>
          <w:szCs w:val="19"/>
        </w:rPr>
        <w:t>MyBase</w:t>
      </w:r>
      <w:r>
        <w:rPr>
          <w:rFonts w:ascii="Consolas" w:eastAsiaTheme="minorHAnsi" w:hAnsi="Consolas" w:cs="Consolas"/>
          <w:sz w:val="19"/>
          <w:szCs w:val="19"/>
        </w:rPr>
        <w:t>.Load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Label7.Visible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Label8.Visible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Customer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 </w:t>
      </w:r>
      <w:r>
        <w:rPr>
          <w:rFonts w:ascii="Consolas" w:eastAsiaTheme="minorHAnsi" w:hAnsi="Consolas" w:cs="Consolas"/>
          <w:color w:val="A31515"/>
          <w:sz w:val="19"/>
          <w:szCs w:val="19"/>
        </w:rPr>
        <w:t>"Customer"</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Dgv2()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Doctor"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ds2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Adpt.Fill(ds2, </w:t>
      </w:r>
      <w:r>
        <w:rPr>
          <w:rFonts w:ascii="Consolas" w:eastAsiaTheme="minorHAnsi" w:hAnsi="Consolas" w:cs="Consolas"/>
          <w:color w:val="A31515"/>
          <w:sz w:val="19"/>
          <w:szCs w:val="19"/>
        </w:rPr>
        <w:t>"Doctor"</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ds2.Tables(0)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div3()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ds.Clear()</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 = </w:t>
      </w:r>
      <w:r>
        <w:rPr>
          <w:rFonts w:ascii="Consolas" w:eastAsiaTheme="minorHAnsi" w:hAnsi="Consolas" w:cs="Consolas"/>
          <w:color w:val="A31515"/>
          <w:sz w:val="19"/>
          <w:szCs w:val="19"/>
        </w:rPr>
        <w:t>"Select * From Product"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Adpt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(str,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ds3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Adpt.Fill(ds3, </w:t>
      </w:r>
      <w:r>
        <w:rPr>
          <w:rFonts w:ascii="Consolas" w:eastAsiaTheme="minorHAnsi" w:hAnsi="Consolas" w:cs="Consolas"/>
          <w:color w:val="A31515"/>
          <w:sz w:val="19"/>
          <w:szCs w:val="19"/>
        </w:rPr>
        <w:t>"Product"</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ds3.Tables(0)</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sum()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Label10.Text = DataGridView1.RowCount - 1</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Button3_Click(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Button3.Click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'Label7.Visible = 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'Label8.Visible = 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True</w:t>
      </w:r>
    </w:p>
    <w:p w:rsidR="00412DD1" w:rsidRDefault="00160C4D" w:rsidP="00160C4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True</w:t>
      </w:r>
    </w:p>
    <w:p w:rsidR="00160C4D" w:rsidRDefault="00412DD1" w:rsidP="00160C4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sidR="00160C4D">
        <w:rPr>
          <w:rFonts w:ascii="Consolas" w:eastAsiaTheme="minorHAnsi" w:hAnsi="Consolas" w:cs="Consolas"/>
          <w:sz w:val="19"/>
          <w:szCs w:val="19"/>
        </w:rPr>
        <w:t xml:space="preserve"> Dgv()</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Button4_Click(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Button4.Click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Button5_Click(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Button5.Click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Label7.Visible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Label8.Visible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Label9.Visible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Label10.Visible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"Customer"</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ElseIf</w:t>
      </w:r>
      <w:r>
        <w:rPr>
          <w:rFonts w:ascii="Consolas" w:eastAsiaTheme="minorHAnsi" w:hAnsi="Consolas" w:cs="Consolas"/>
          <w:sz w:val="19"/>
          <w:szCs w:val="19"/>
        </w:rPr>
        <w:t xml:space="preserve"> ComboBox1.Text = </w:t>
      </w:r>
      <w:r>
        <w:rPr>
          <w:rFonts w:ascii="Consolas" w:eastAsiaTheme="minorHAnsi" w:hAnsi="Consolas" w:cs="Consolas"/>
          <w:color w:val="A31515"/>
          <w:sz w:val="19"/>
          <w:szCs w:val="19"/>
        </w:rPr>
        <w:t>"Doctor"</w:t>
      </w:r>
      <w:r>
        <w:rPr>
          <w:rFonts w:ascii="Consolas" w:eastAsiaTheme="minorHAnsi" w:hAnsi="Consolas" w:cs="Consolas"/>
          <w:sz w:val="19"/>
          <w:szCs w:val="19"/>
        </w:rPr>
        <w:t xml:space="preserve">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search2()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"Select Table Name from Combobox"</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.Critical)</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Customer where CustomerID LIKE @ID + '%'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DataGridView1.EnableHeadersVisualStyles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DataGridView1.Columns(0).HeaderCell.Style.BackColor = </w:t>
      </w:r>
      <w:r>
        <w:rPr>
          <w:rFonts w:ascii="Consolas" w:eastAsiaTheme="minorHAnsi" w:hAnsi="Consolas" w:cs="Consolas"/>
          <w:color w:val="2B91AF"/>
          <w:sz w:val="19"/>
          <w:szCs w:val="19"/>
        </w:rPr>
        <w:t>Color</w:t>
      </w:r>
      <w:r>
        <w:rPr>
          <w:rFonts w:ascii="Consolas" w:eastAsiaTheme="minorHAnsi" w:hAnsi="Consolas" w:cs="Consolas"/>
          <w:sz w:val="19"/>
          <w:szCs w:val="19"/>
        </w:rPr>
        <w:t>.Blue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search2()</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cmd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OleDbCommand</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w:t>
      </w:r>
      <w:r>
        <w:rPr>
          <w:rFonts w:ascii="Consolas" w:eastAsiaTheme="minorHAnsi" w:hAnsi="Consolas" w:cs="Consolas"/>
          <w:color w:val="A31515"/>
          <w:sz w:val="19"/>
          <w:szCs w:val="19"/>
        </w:rPr>
        <w:t>"Select * from Doctor where DoctorID LIKE @ID + '%' "</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w:t>
      </w:r>
      <w:r>
        <w:rPr>
          <w:rFonts w:ascii="Consolas" w:eastAsiaTheme="minorHAnsi" w:hAnsi="Consolas" w:cs="Consolas"/>
          <w:sz w:val="19"/>
          <w:szCs w:val="19"/>
        </w:rPr>
        <w:t>, TextBox1.Text.Trim())</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Dim</w:t>
      </w:r>
      <w:r>
        <w:rPr>
          <w:rFonts w:ascii="Consolas" w:eastAsiaTheme="minorHAnsi" w:hAnsi="Consolas" w:cs="Consolas"/>
          <w:sz w:val="19"/>
          <w:szCs w:val="19"/>
        </w:rPr>
        <w:t xml:space="preserve"> dt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da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OleDbDataAdapter</w:t>
      </w:r>
      <w:r>
        <w:rPr>
          <w:rFonts w:ascii="Consolas" w:eastAsiaTheme="minorHAnsi" w:hAnsi="Consolas" w:cs="Consolas"/>
          <w:sz w:val="19"/>
          <w:szCs w:val="19"/>
        </w:rPr>
        <w:t>(cmd)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da.Fill(dt)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(dt.Rows.Count &gt; 0) </w:t>
      </w:r>
      <w:r>
        <w:rPr>
          <w:rFonts w:ascii="Consolas" w:eastAsiaTheme="minorHAnsi" w:hAnsi="Consolas" w:cs="Consolas"/>
          <w:color w:val="0000FF"/>
          <w:sz w:val="19"/>
          <w:szCs w:val="19"/>
        </w:rPr>
        <w:t>Then</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DataGridView1.DataSource = dt</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MsgBox(</w:t>
      </w:r>
      <w:r>
        <w:rPr>
          <w:rFonts w:ascii="Consolas" w:eastAsiaTheme="minorHAnsi" w:hAnsi="Consolas" w:cs="Consolas"/>
          <w:color w:val="A31515"/>
          <w:sz w:val="19"/>
          <w:szCs w:val="19"/>
        </w:rPr>
        <w:t>"Record Not Found"</w:t>
      </w:r>
      <w:r>
        <w:rPr>
          <w:rFonts w:ascii="Consolas" w:eastAsiaTheme="minorHAnsi" w:hAnsi="Consolas" w:cs="Consolas"/>
          <w:sz w:val="19"/>
          <w:szCs w:val="19"/>
        </w:rPr>
        <w:t xml:space="preserve">, </w:t>
      </w:r>
      <w:r>
        <w:rPr>
          <w:rFonts w:ascii="Consolas" w:eastAsiaTheme="minorHAnsi" w:hAnsi="Consolas" w:cs="Consolas"/>
          <w:color w:val="2B91AF"/>
          <w:sz w:val="19"/>
          <w:szCs w:val="19"/>
        </w:rPr>
        <w:t>MsgBoxStyle</w:t>
      </w:r>
      <w:r>
        <w:rPr>
          <w:rFonts w:ascii="Consolas" w:eastAsiaTheme="minorHAnsi" w:hAnsi="Consolas" w:cs="Consolas"/>
          <w:sz w:val="19"/>
          <w:szCs w:val="19"/>
        </w:rPr>
        <w:t xml:space="preserve">.Critical, </w:t>
      </w:r>
      <w:r>
        <w:rPr>
          <w:rFonts w:ascii="Consolas" w:eastAsiaTheme="minorHAnsi" w:hAnsi="Consolas" w:cs="Consolas"/>
          <w:color w:val="2B91AF"/>
          <w:sz w:val="19"/>
          <w:szCs w:val="19"/>
        </w:rPr>
        <w:t>MsgBoxStyle</w:t>
      </w:r>
      <w:r>
        <w:rPr>
          <w:rFonts w:ascii="Consolas" w:eastAsiaTheme="minorHAnsi" w:hAnsi="Consolas" w:cs="Consolas"/>
          <w:sz w:val="19"/>
          <w:szCs w:val="19"/>
        </w:rPr>
        <w:t>.OkOnly)</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TextBox1_KeyPress(</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System.Windows.Forms.</w:t>
      </w:r>
      <w:r>
        <w:rPr>
          <w:rFonts w:ascii="Consolas" w:eastAsiaTheme="minorHAnsi" w:hAnsi="Consolas" w:cs="Consolas"/>
          <w:color w:val="2B91AF"/>
          <w:sz w:val="19"/>
          <w:szCs w:val="19"/>
        </w:rPr>
        <w:t>KeyPressEventArgs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TextBox1.KeyPress</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ComboBox1_SelectedIndexChanged(</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ComboBox1.SelectedIndexChanged</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True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sz w:val="19"/>
          <w:szCs w:val="19"/>
        </w:rPr>
      </w:pP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r>
        <w:rPr>
          <w:rFonts w:ascii="Consolas" w:eastAsiaTheme="minorHAnsi" w:hAnsi="Consolas" w:cs="Consolas"/>
          <w:sz w:val="19"/>
          <w:szCs w:val="19"/>
        </w:rPr>
        <w:t xml:space="preserve"> Button1_Click(</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sender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Object</w:t>
      </w:r>
      <w:r>
        <w:rPr>
          <w:rFonts w:ascii="Consolas" w:eastAsiaTheme="minorHAnsi" w:hAnsi="Consolas" w:cs="Consolas"/>
          <w:sz w:val="19"/>
          <w:szCs w:val="19"/>
        </w:rPr>
        <w:t xml:space="preserve">, </w:t>
      </w:r>
      <w:r>
        <w:rPr>
          <w:rFonts w:ascii="Consolas" w:eastAsiaTheme="minorHAnsi" w:hAnsi="Consolas" w:cs="Consolas"/>
          <w:color w:val="0000FF"/>
          <w:sz w:val="19"/>
          <w:szCs w:val="19"/>
        </w:rPr>
        <w:t>ByVal</w:t>
      </w:r>
      <w:r>
        <w:rPr>
          <w:rFonts w:ascii="Consolas" w:eastAsiaTheme="minorHAnsi" w:hAnsi="Consolas" w:cs="Consolas"/>
          <w:sz w:val="19"/>
          <w:szCs w:val="19"/>
        </w:rPr>
        <w:t xml:space="preserve"> e </w:t>
      </w:r>
      <w:r>
        <w:rPr>
          <w:rFonts w:ascii="Consolas" w:eastAsiaTheme="minorHAnsi" w:hAnsi="Consolas" w:cs="Consolas"/>
          <w:color w:val="0000FF"/>
          <w:sz w:val="19"/>
          <w:szCs w:val="19"/>
        </w:rPr>
        <w:t>As</w:t>
      </w:r>
      <w:r>
        <w:rPr>
          <w:rFonts w:ascii="Consolas" w:eastAsiaTheme="minorHAnsi" w:hAnsi="Consolas" w:cs="Consolas"/>
          <w:sz w:val="19"/>
          <w:szCs w:val="19"/>
        </w:rPr>
        <w:t xml:space="preserve"> System.</w:t>
      </w:r>
      <w:r>
        <w:rPr>
          <w:rFonts w:ascii="Consolas" w:eastAsiaTheme="minorHAnsi" w:hAnsi="Consolas" w:cs="Consolas"/>
          <w:color w:val="2B91AF"/>
          <w:sz w:val="19"/>
          <w:szCs w:val="19"/>
        </w:rPr>
        <w:t>EventArgs</w:t>
      </w:r>
      <w:r>
        <w:rPr>
          <w:rFonts w:ascii="Consolas" w:eastAsiaTheme="minorHAnsi" w:hAnsi="Consolas" w:cs="Consolas"/>
          <w:sz w:val="19"/>
          <w:szCs w:val="19"/>
        </w:rPr>
        <w:t xml:space="preserve">) </w:t>
      </w:r>
      <w:r>
        <w:rPr>
          <w:rFonts w:ascii="Consolas" w:eastAsiaTheme="minorHAnsi" w:hAnsi="Consolas" w:cs="Consolas"/>
          <w:color w:val="0000FF"/>
          <w:sz w:val="19"/>
          <w:szCs w:val="19"/>
        </w:rPr>
        <w:t>Handles</w:t>
      </w:r>
      <w:r>
        <w:rPr>
          <w:rFonts w:ascii="Consolas" w:eastAsiaTheme="minorHAnsi" w:hAnsi="Consolas" w:cs="Consolas"/>
          <w:sz w:val="19"/>
          <w:szCs w:val="19"/>
        </w:rPr>
        <w:t xml:space="preserve"> Button1.Click</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TextBox1.Text = </w:t>
      </w:r>
      <w:r>
        <w:rPr>
          <w:rFonts w:ascii="Consolas" w:eastAsiaTheme="minorHAnsi" w:hAnsi="Consolas" w:cs="Consolas"/>
          <w:color w:val="A31515"/>
          <w:sz w:val="19"/>
          <w:szCs w:val="19"/>
        </w:rPr>
        <w:t>""</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ComboBox1.Visible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Button5.Visible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Label4.Visible = </w:t>
      </w:r>
      <w:r>
        <w:rPr>
          <w:rFonts w:ascii="Consolas" w:eastAsiaTheme="minorHAnsi" w:hAnsi="Consolas" w:cs="Consolas"/>
          <w:color w:val="0000FF"/>
          <w:sz w:val="19"/>
          <w:szCs w:val="19"/>
        </w:rPr>
        <w:t>False</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div3()</w:t>
      </w:r>
    </w:p>
    <w:p w:rsidR="00160C4D" w:rsidRDefault="00160C4D" w:rsidP="00160C4D">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Sub</w:t>
      </w:r>
    </w:p>
    <w:p w:rsidR="00160C4D" w:rsidRDefault="00160C4D" w:rsidP="00160C4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p>
    <w:p w:rsidR="004148F5" w:rsidRPr="00D636A4" w:rsidRDefault="00D636A4" w:rsidP="00D636A4">
      <w:pPr>
        <w:pStyle w:val="ListParagraph"/>
        <w:autoSpaceDE w:val="0"/>
        <w:autoSpaceDN w:val="0"/>
        <w:adjustRightInd w:val="0"/>
        <w:rPr>
          <w:b/>
          <w:sz w:val="32"/>
          <w:szCs w:val="32"/>
          <w:u w:val="single"/>
        </w:rPr>
      </w:pPr>
      <w:r w:rsidRPr="00D636A4">
        <w:rPr>
          <w:b/>
          <w:sz w:val="32"/>
          <w:szCs w:val="32"/>
        </w:rPr>
        <w:lastRenderedPageBreak/>
        <w:t>10</w:t>
      </w:r>
      <w:r>
        <w:rPr>
          <w:b/>
          <w:sz w:val="32"/>
          <w:szCs w:val="32"/>
          <w:u w:val="single"/>
        </w:rPr>
        <w:t>.</w:t>
      </w:r>
      <w:r w:rsidRPr="00D636A4">
        <w:rPr>
          <w:b/>
          <w:sz w:val="32"/>
          <w:szCs w:val="32"/>
          <w:u w:val="single"/>
        </w:rPr>
        <w:t xml:space="preserve"> SECURITY</w:t>
      </w:r>
      <w:r w:rsidR="004148F5" w:rsidRPr="00D636A4">
        <w:rPr>
          <w:b/>
          <w:sz w:val="32"/>
          <w:szCs w:val="32"/>
          <w:u w:val="single"/>
        </w:rPr>
        <w:t xml:space="preserve"> ISSUES:-</w:t>
      </w:r>
    </w:p>
    <w:p w:rsidR="00D636A4" w:rsidRPr="00D636A4" w:rsidRDefault="00D636A4" w:rsidP="00D636A4">
      <w:pPr>
        <w:pStyle w:val="ListParagraph"/>
        <w:autoSpaceDE w:val="0"/>
        <w:autoSpaceDN w:val="0"/>
        <w:adjustRightInd w:val="0"/>
        <w:rPr>
          <w:b/>
          <w:sz w:val="32"/>
          <w:szCs w:val="32"/>
          <w:u w:val="single"/>
        </w:rPr>
      </w:pPr>
    </w:p>
    <w:p w:rsidR="00412DD1" w:rsidRPr="00803626" w:rsidRDefault="00412DD1" w:rsidP="004148F5">
      <w:pPr>
        <w:autoSpaceDE w:val="0"/>
        <w:autoSpaceDN w:val="0"/>
        <w:adjustRightInd w:val="0"/>
        <w:rPr>
          <w:rFonts w:eastAsia="Calibri"/>
          <w:noProof/>
          <w:color w:val="000000"/>
          <w:sz w:val="32"/>
          <w:szCs w:val="32"/>
          <w:u w:val="single"/>
        </w:rPr>
      </w:pPr>
    </w:p>
    <w:p w:rsidR="004148F5" w:rsidRPr="00B02ADD" w:rsidRDefault="00412DD1" w:rsidP="004148F5">
      <w:pPr>
        <w:numPr>
          <w:ilvl w:val="0"/>
          <w:numId w:val="14"/>
        </w:numPr>
        <w:autoSpaceDE w:val="0"/>
        <w:autoSpaceDN w:val="0"/>
        <w:adjustRightInd w:val="0"/>
        <w:jc w:val="both"/>
        <w:rPr>
          <w:sz w:val="28"/>
          <w:szCs w:val="28"/>
        </w:rPr>
      </w:pPr>
      <w:r>
        <w:rPr>
          <w:sz w:val="28"/>
          <w:szCs w:val="28"/>
        </w:rPr>
        <w:t>In the Optical Shop</w:t>
      </w:r>
      <w:r w:rsidR="004148F5">
        <w:rPr>
          <w:sz w:val="28"/>
          <w:szCs w:val="28"/>
        </w:rPr>
        <w:t xml:space="preserve"> Management</w:t>
      </w:r>
      <w:r w:rsidR="004148F5" w:rsidRPr="00B02ADD">
        <w:rPr>
          <w:sz w:val="28"/>
          <w:szCs w:val="28"/>
        </w:rPr>
        <w:t xml:space="preserve"> process various security issues have been implemented. Like The </w:t>
      </w:r>
      <w:r w:rsidR="00946E3B">
        <w:rPr>
          <w:sz w:val="28"/>
          <w:szCs w:val="28"/>
        </w:rPr>
        <w:t>User</w:t>
      </w:r>
      <w:r w:rsidR="004148F5" w:rsidRPr="00B02ADD">
        <w:rPr>
          <w:sz w:val="28"/>
          <w:szCs w:val="28"/>
        </w:rPr>
        <w:t xml:space="preserve"> can’t enter in the system without a valid login name and password.</w:t>
      </w:r>
    </w:p>
    <w:p w:rsidR="004148F5" w:rsidRPr="00B02ADD" w:rsidRDefault="004148F5" w:rsidP="004148F5">
      <w:pPr>
        <w:autoSpaceDE w:val="0"/>
        <w:autoSpaceDN w:val="0"/>
        <w:adjustRightInd w:val="0"/>
        <w:ind w:left="454"/>
        <w:jc w:val="both"/>
        <w:rPr>
          <w:sz w:val="28"/>
          <w:szCs w:val="28"/>
        </w:rPr>
      </w:pPr>
    </w:p>
    <w:p w:rsidR="004148F5" w:rsidRPr="00B02ADD" w:rsidRDefault="004148F5" w:rsidP="004148F5">
      <w:pPr>
        <w:numPr>
          <w:ilvl w:val="0"/>
          <w:numId w:val="14"/>
        </w:numPr>
        <w:autoSpaceDE w:val="0"/>
        <w:autoSpaceDN w:val="0"/>
        <w:adjustRightInd w:val="0"/>
        <w:jc w:val="both"/>
        <w:rPr>
          <w:sz w:val="28"/>
          <w:szCs w:val="28"/>
        </w:rPr>
      </w:pPr>
      <w:r w:rsidRPr="00B02ADD">
        <w:rPr>
          <w:sz w:val="28"/>
          <w:szCs w:val="28"/>
        </w:rPr>
        <w:t>This project can be upgraded in future and many more advanced features can be added to it.</w:t>
      </w:r>
    </w:p>
    <w:p w:rsidR="00D636A4" w:rsidRDefault="00D636A4" w:rsidP="004148F5">
      <w:pPr>
        <w:pStyle w:val="NormalWeb"/>
        <w:jc w:val="both"/>
        <w:rPr>
          <w:rStyle w:val="Strong"/>
          <w:rFonts w:eastAsia="Calibri"/>
          <w:sz w:val="28"/>
          <w:u w:val="single"/>
        </w:rPr>
      </w:pPr>
    </w:p>
    <w:p w:rsidR="00D636A4" w:rsidRPr="000B4BA5" w:rsidRDefault="004148F5" w:rsidP="004148F5">
      <w:pPr>
        <w:pStyle w:val="NormalWeb"/>
        <w:jc w:val="both"/>
        <w:rPr>
          <w:rStyle w:val="Strong"/>
          <w:rFonts w:eastAsia="Calibri"/>
          <w:sz w:val="28"/>
          <w:u w:val="single"/>
        </w:rPr>
      </w:pPr>
      <w:r>
        <w:rPr>
          <w:rStyle w:val="Strong"/>
          <w:rFonts w:eastAsia="Calibri"/>
          <w:sz w:val="28"/>
          <w:u w:val="single"/>
        </w:rPr>
        <w:t>Access rights:-</w:t>
      </w:r>
    </w:p>
    <w:p w:rsidR="004148F5" w:rsidRPr="00B02ADD" w:rsidRDefault="004148F5" w:rsidP="004148F5">
      <w:pPr>
        <w:numPr>
          <w:ilvl w:val="0"/>
          <w:numId w:val="13"/>
        </w:numPr>
        <w:spacing w:before="100" w:beforeAutospacing="1" w:after="100" w:afterAutospacing="1"/>
        <w:jc w:val="both"/>
        <w:rPr>
          <w:sz w:val="28"/>
          <w:szCs w:val="28"/>
        </w:rPr>
      </w:pPr>
      <w:r w:rsidRPr="00B02ADD">
        <w:rPr>
          <w:sz w:val="28"/>
          <w:szCs w:val="28"/>
        </w:rPr>
        <w:t xml:space="preserve">Only Administrator able to access Database. </w:t>
      </w:r>
    </w:p>
    <w:p w:rsidR="004148F5" w:rsidRPr="00B02ADD" w:rsidRDefault="00946E3B" w:rsidP="004148F5">
      <w:pPr>
        <w:numPr>
          <w:ilvl w:val="0"/>
          <w:numId w:val="13"/>
        </w:numPr>
        <w:spacing w:before="100" w:beforeAutospacing="1" w:after="100" w:afterAutospacing="1"/>
        <w:jc w:val="both"/>
        <w:rPr>
          <w:sz w:val="28"/>
          <w:szCs w:val="28"/>
        </w:rPr>
      </w:pPr>
      <w:r>
        <w:rPr>
          <w:sz w:val="28"/>
          <w:szCs w:val="28"/>
        </w:rPr>
        <w:t>Admin/user</w:t>
      </w:r>
      <w:r w:rsidR="004148F5" w:rsidRPr="00B02ADD">
        <w:rPr>
          <w:sz w:val="28"/>
          <w:szCs w:val="28"/>
        </w:rPr>
        <w:t xml:space="preserve"> can only access Main menu. He/she </w:t>
      </w:r>
      <w:r w:rsidR="00C80498" w:rsidRPr="00B02ADD">
        <w:rPr>
          <w:sz w:val="28"/>
          <w:szCs w:val="28"/>
        </w:rPr>
        <w:t>cannot</w:t>
      </w:r>
      <w:r w:rsidR="004148F5" w:rsidRPr="00B02ADD">
        <w:rPr>
          <w:sz w:val="28"/>
          <w:szCs w:val="28"/>
        </w:rPr>
        <w:t xml:space="preserve"> access Admin rights</w:t>
      </w:r>
    </w:p>
    <w:p w:rsidR="00D636A4" w:rsidRDefault="009F4D9B" w:rsidP="004148F5">
      <w:pPr>
        <w:pStyle w:val="ListParagraph"/>
        <w:ind w:left="0"/>
        <w:rPr>
          <w:b/>
          <w:sz w:val="32"/>
          <w:szCs w:val="32"/>
        </w:rPr>
      </w:pPr>
      <w:r>
        <w:rPr>
          <w:b/>
          <w:sz w:val="32"/>
          <w:szCs w:val="32"/>
        </w:rPr>
        <w:t xml:space="preserve"> </w:t>
      </w:r>
    </w:p>
    <w:p w:rsidR="00D636A4" w:rsidRDefault="00D636A4" w:rsidP="004148F5">
      <w:pPr>
        <w:pStyle w:val="ListParagraph"/>
        <w:ind w:left="0"/>
        <w:rPr>
          <w:b/>
          <w:sz w:val="32"/>
          <w:szCs w:val="32"/>
        </w:rPr>
      </w:pPr>
    </w:p>
    <w:p w:rsidR="004148F5" w:rsidRPr="00D636A4" w:rsidRDefault="00D636A4" w:rsidP="00D636A4">
      <w:pPr>
        <w:rPr>
          <w:b/>
          <w:sz w:val="36"/>
          <w:szCs w:val="36"/>
          <w:u w:val="single"/>
        </w:rPr>
      </w:pPr>
      <w:r w:rsidRPr="00D636A4">
        <w:rPr>
          <w:b/>
          <w:sz w:val="36"/>
          <w:szCs w:val="36"/>
        </w:rPr>
        <w:t>11.</w:t>
      </w:r>
      <w:r w:rsidRPr="00D636A4">
        <w:rPr>
          <w:b/>
          <w:sz w:val="36"/>
          <w:szCs w:val="36"/>
          <w:u w:val="single"/>
        </w:rPr>
        <w:t xml:space="preserve"> Limitation</w:t>
      </w:r>
    </w:p>
    <w:p w:rsidR="00D636A4" w:rsidRPr="00D636A4" w:rsidRDefault="00D636A4" w:rsidP="00D636A4">
      <w:pPr>
        <w:pStyle w:val="ListParagraph"/>
        <w:rPr>
          <w:b/>
          <w:sz w:val="36"/>
          <w:szCs w:val="36"/>
          <w:u w:val="single"/>
        </w:rPr>
      </w:pPr>
    </w:p>
    <w:p w:rsidR="004148F5" w:rsidRPr="006169EF" w:rsidRDefault="004148F5" w:rsidP="004148F5"/>
    <w:p w:rsidR="004148F5" w:rsidRPr="005E76CB" w:rsidRDefault="004148F5" w:rsidP="005E76CB">
      <w:pPr>
        <w:pStyle w:val="ListParagraph"/>
        <w:numPr>
          <w:ilvl w:val="0"/>
          <w:numId w:val="36"/>
        </w:numPr>
        <w:rPr>
          <w:sz w:val="28"/>
          <w:szCs w:val="28"/>
        </w:rPr>
      </w:pPr>
      <w:r w:rsidRPr="005E76CB">
        <w:rPr>
          <w:sz w:val="28"/>
          <w:szCs w:val="28"/>
        </w:rPr>
        <w:t xml:space="preserve">This project does not cancel the details once placed, due to using third party tool (Web Services) expect </w:t>
      </w:r>
      <w:r w:rsidR="00D07848" w:rsidRPr="005E76CB">
        <w:rPr>
          <w:sz w:val="28"/>
          <w:szCs w:val="28"/>
        </w:rPr>
        <w:t>Admin</w:t>
      </w:r>
      <w:r w:rsidRPr="005E76CB">
        <w:rPr>
          <w:sz w:val="28"/>
          <w:szCs w:val="28"/>
        </w:rPr>
        <w:t>.</w:t>
      </w:r>
    </w:p>
    <w:p w:rsidR="004148F5" w:rsidRPr="00323906" w:rsidRDefault="004148F5" w:rsidP="004148F5">
      <w:pPr>
        <w:rPr>
          <w:sz w:val="28"/>
          <w:szCs w:val="28"/>
        </w:rPr>
      </w:pPr>
    </w:p>
    <w:p w:rsidR="004148F5" w:rsidRPr="005E76CB" w:rsidRDefault="00262549" w:rsidP="005E76CB">
      <w:pPr>
        <w:pStyle w:val="ListParagraph"/>
        <w:numPr>
          <w:ilvl w:val="0"/>
          <w:numId w:val="36"/>
        </w:numPr>
        <w:rPr>
          <w:sz w:val="28"/>
          <w:szCs w:val="28"/>
        </w:rPr>
      </w:pPr>
      <w:r w:rsidRPr="005E76CB">
        <w:rPr>
          <w:sz w:val="28"/>
          <w:szCs w:val="28"/>
        </w:rPr>
        <w:t>User</w:t>
      </w:r>
      <w:r w:rsidR="004148F5" w:rsidRPr="005E76CB">
        <w:rPr>
          <w:sz w:val="28"/>
          <w:szCs w:val="28"/>
        </w:rPr>
        <w:t xml:space="preserve"> </w:t>
      </w:r>
      <w:r w:rsidR="00D07848" w:rsidRPr="005E76CB">
        <w:rPr>
          <w:sz w:val="28"/>
          <w:szCs w:val="28"/>
        </w:rPr>
        <w:t>cannot</w:t>
      </w:r>
      <w:r w:rsidR="004148F5" w:rsidRPr="005E76CB">
        <w:rPr>
          <w:sz w:val="28"/>
          <w:szCs w:val="28"/>
        </w:rPr>
        <w:t xml:space="preserve"> change the details after submitting </w:t>
      </w:r>
      <w:r w:rsidR="00D07848" w:rsidRPr="005E76CB">
        <w:rPr>
          <w:sz w:val="28"/>
          <w:szCs w:val="28"/>
        </w:rPr>
        <w:t>the Registration</w:t>
      </w:r>
      <w:r w:rsidR="004148F5" w:rsidRPr="005E76CB">
        <w:rPr>
          <w:sz w:val="28"/>
          <w:szCs w:val="28"/>
        </w:rPr>
        <w:t xml:space="preserve"> form.</w:t>
      </w:r>
    </w:p>
    <w:p w:rsidR="004148F5" w:rsidRPr="00323906" w:rsidRDefault="004148F5" w:rsidP="004148F5">
      <w:pPr>
        <w:rPr>
          <w:sz w:val="28"/>
          <w:szCs w:val="28"/>
        </w:rPr>
      </w:pPr>
    </w:p>
    <w:p w:rsidR="004148F5" w:rsidRPr="005E76CB" w:rsidRDefault="003759C1" w:rsidP="005E76CB">
      <w:pPr>
        <w:pStyle w:val="ListParagraph"/>
        <w:numPr>
          <w:ilvl w:val="0"/>
          <w:numId w:val="36"/>
        </w:numPr>
        <w:rPr>
          <w:sz w:val="28"/>
          <w:szCs w:val="28"/>
        </w:rPr>
      </w:pPr>
      <w:r w:rsidRPr="005E76CB">
        <w:rPr>
          <w:sz w:val="28"/>
          <w:szCs w:val="28"/>
        </w:rPr>
        <w:t>Duplication</w:t>
      </w:r>
      <w:r w:rsidR="004148F5" w:rsidRPr="005E76CB">
        <w:rPr>
          <w:sz w:val="28"/>
          <w:szCs w:val="28"/>
        </w:rPr>
        <w:t xml:space="preserve"> is strictly prohibited.</w:t>
      </w:r>
    </w:p>
    <w:p w:rsidR="004148F5" w:rsidRPr="00323906" w:rsidRDefault="004148F5" w:rsidP="004148F5">
      <w:pPr>
        <w:rPr>
          <w:sz w:val="28"/>
          <w:szCs w:val="28"/>
        </w:rPr>
      </w:pPr>
    </w:p>
    <w:p w:rsidR="004148F5" w:rsidRPr="005E76CB" w:rsidRDefault="00262549" w:rsidP="005E76CB">
      <w:pPr>
        <w:pStyle w:val="ListParagraph"/>
        <w:numPr>
          <w:ilvl w:val="0"/>
          <w:numId w:val="36"/>
        </w:numPr>
        <w:rPr>
          <w:sz w:val="28"/>
          <w:szCs w:val="28"/>
        </w:rPr>
      </w:pPr>
      <w:r w:rsidRPr="005E76CB">
        <w:rPr>
          <w:sz w:val="28"/>
          <w:szCs w:val="28"/>
        </w:rPr>
        <w:t>This application have access any database</w:t>
      </w:r>
    </w:p>
    <w:p w:rsidR="009F4D9B" w:rsidRPr="00323906" w:rsidRDefault="009F4D9B" w:rsidP="004148F5">
      <w:pPr>
        <w:rPr>
          <w:sz w:val="28"/>
          <w:szCs w:val="28"/>
        </w:rPr>
      </w:pPr>
    </w:p>
    <w:p w:rsidR="00B25DD1" w:rsidRPr="005E76CB" w:rsidRDefault="004148F5" w:rsidP="005E76CB">
      <w:pPr>
        <w:pStyle w:val="ListParagraph"/>
        <w:numPr>
          <w:ilvl w:val="0"/>
          <w:numId w:val="36"/>
        </w:numPr>
        <w:jc w:val="both"/>
        <w:rPr>
          <w:sz w:val="28"/>
          <w:szCs w:val="28"/>
        </w:rPr>
      </w:pPr>
      <w:r w:rsidRPr="005E76CB">
        <w:rPr>
          <w:sz w:val="28"/>
          <w:szCs w:val="28"/>
        </w:rPr>
        <w:t>This application does not have any PDF file downloading with user administrator requirement.</w:t>
      </w:r>
    </w:p>
    <w:p w:rsidR="005E76CB" w:rsidRPr="005E76CB" w:rsidRDefault="005E76CB" w:rsidP="005E76CB">
      <w:pPr>
        <w:pStyle w:val="ListParagraph"/>
        <w:jc w:val="both"/>
        <w:rPr>
          <w:b/>
          <w:sz w:val="28"/>
          <w:szCs w:val="28"/>
        </w:rPr>
      </w:pPr>
    </w:p>
    <w:p w:rsidR="00B25DD1" w:rsidRDefault="00B25DD1" w:rsidP="00B25DD1">
      <w:pPr>
        <w:jc w:val="both"/>
        <w:rPr>
          <w:b/>
          <w:sz w:val="28"/>
          <w:szCs w:val="28"/>
        </w:rPr>
      </w:pPr>
    </w:p>
    <w:p w:rsidR="00D636A4" w:rsidRDefault="009F4D9B" w:rsidP="00B25DD1">
      <w:pPr>
        <w:jc w:val="both"/>
        <w:rPr>
          <w:b/>
          <w:sz w:val="32"/>
          <w:szCs w:val="32"/>
        </w:rPr>
      </w:pPr>
      <w:r w:rsidRPr="009F4D9B">
        <w:rPr>
          <w:b/>
          <w:sz w:val="32"/>
          <w:szCs w:val="32"/>
        </w:rPr>
        <w:t xml:space="preserve"> </w:t>
      </w:r>
    </w:p>
    <w:p w:rsidR="00D636A4" w:rsidRDefault="00D636A4" w:rsidP="00B25DD1">
      <w:pPr>
        <w:jc w:val="both"/>
        <w:rPr>
          <w:b/>
          <w:sz w:val="32"/>
          <w:szCs w:val="32"/>
        </w:rPr>
      </w:pPr>
    </w:p>
    <w:p w:rsidR="00D636A4" w:rsidRPr="00D636A4" w:rsidRDefault="00D636A4" w:rsidP="00D636A4">
      <w:pPr>
        <w:pStyle w:val="ListParagraph"/>
        <w:rPr>
          <w:sz w:val="28"/>
          <w:szCs w:val="28"/>
        </w:rPr>
      </w:pPr>
    </w:p>
    <w:p w:rsidR="00D636A4" w:rsidRDefault="00D636A4" w:rsidP="00D636A4">
      <w:pPr>
        <w:spacing w:before="240" w:line="360" w:lineRule="auto"/>
        <w:rPr>
          <w:b/>
          <w:sz w:val="40"/>
          <w:szCs w:val="40"/>
        </w:rPr>
      </w:pPr>
    </w:p>
    <w:p w:rsidR="00D636A4" w:rsidRPr="002D1969" w:rsidRDefault="00D636A4" w:rsidP="00D636A4">
      <w:pPr>
        <w:spacing w:before="240" w:line="360" w:lineRule="auto"/>
        <w:rPr>
          <w:b/>
          <w:sz w:val="40"/>
          <w:szCs w:val="40"/>
          <w:u w:val="single"/>
        </w:rPr>
      </w:pPr>
      <w:r w:rsidRPr="002D1969">
        <w:rPr>
          <w:b/>
          <w:sz w:val="40"/>
          <w:szCs w:val="40"/>
        </w:rPr>
        <w:t>13</w:t>
      </w:r>
      <w:r w:rsidRPr="002D1969">
        <w:rPr>
          <w:b/>
          <w:sz w:val="44"/>
          <w:szCs w:val="44"/>
        </w:rPr>
        <w:t xml:space="preserve">. </w:t>
      </w:r>
      <w:r w:rsidRPr="002D1969">
        <w:rPr>
          <w:b/>
          <w:sz w:val="44"/>
          <w:szCs w:val="44"/>
          <w:u w:val="single"/>
        </w:rPr>
        <w:t>Bibliography:-</w:t>
      </w:r>
    </w:p>
    <w:p w:rsidR="00D636A4" w:rsidRPr="00323906" w:rsidRDefault="00D636A4" w:rsidP="00D636A4">
      <w:pPr>
        <w:rPr>
          <w:sz w:val="28"/>
          <w:szCs w:val="28"/>
        </w:rPr>
      </w:pPr>
    </w:p>
    <w:p w:rsidR="00D636A4" w:rsidRPr="002D1969" w:rsidRDefault="00D636A4" w:rsidP="00D636A4">
      <w:pPr>
        <w:ind w:left="567"/>
        <w:rPr>
          <w:sz w:val="32"/>
          <w:szCs w:val="32"/>
        </w:rPr>
      </w:pPr>
      <w:r w:rsidRPr="002D1969">
        <w:rPr>
          <w:sz w:val="32"/>
          <w:szCs w:val="32"/>
        </w:rPr>
        <w:t xml:space="preserve">1. Beginning Visual Basic 2010 programming </w:t>
      </w:r>
    </w:p>
    <w:p w:rsidR="00D636A4" w:rsidRPr="002D1969" w:rsidRDefault="00D636A4" w:rsidP="00D636A4">
      <w:pPr>
        <w:ind w:left="567"/>
        <w:rPr>
          <w:sz w:val="32"/>
          <w:szCs w:val="32"/>
        </w:rPr>
      </w:pPr>
    </w:p>
    <w:p w:rsidR="00D636A4" w:rsidRPr="002D1969" w:rsidRDefault="00D636A4" w:rsidP="00D636A4">
      <w:pPr>
        <w:ind w:left="567"/>
        <w:rPr>
          <w:sz w:val="32"/>
          <w:szCs w:val="32"/>
        </w:rPr>
      </w:pPr>
      <w:r w:rsidRPr="002D1969">
        <w:rPr>
          <w:sz w:val="32"/>
          <w:szCs w:val="32"/>
        </w:rPr>
        <w:t>2. Beginning VB.Net</w:t>
      </w:r>
    </w:p>
    <w:p w:rsidR="00D636A4" w:rsidRPr="002D1969" w:rsidRDefault="00D636A4" w:rsidP="00D636A4">
      <w:pPr>
        <w:ind w:left="567"/>
        <w:rPr>
          <w:sz w:val="32"/>
          <w:szCs w:val="32"/>
        </w:rPr>
      </w:pPr>
    </w:p>
    <w:p w:rsidR="00D636A4" w:rsidRPr="002D1969" w:rsidRDefault="00D636A4" w:rsidP="00D636A4">
      <w:pPr>
        <w:ind w:left="567"/>
        <w:rPr>
          <w:sz w:val="32"/>
          <w:szCs w:val="32"/>
        </w:rPr>
      </w:pPr>
      <w:r w:rsidRPr="002D1969">
        <w:rPr>
          <w:sz w:val="32"/>
          <w:szCs w:val="32"/>
        </w:rPr>
        <w:t>3. Mastering in VB.NET (Black Book)</w:t>
      </w:r>
    </w:p>
    <w:p w:rsidR="00D636A4" w:rsidRPr="002D1969" w:rsidRDefault="00D636A4" w:rsidP="00D636A4">
      <w:pPr>
        <w:ind w:left="567"/>
        <w:rPr>
          <w:sz w:val="32"/>
          <w:szCs w:val="32"/>
        </w:rPr>
      </w:pPr>
    </w:p>
    <w:p w:rsidR="00D636A4" w:rsidRPr="002D1969" w:rsidRDefault="00D636A4" w:rsidP="00D636A4">
      <w:pPr>
        <w:ind w:left="567"/>
        <w:rPr>
          <w:sz w:val="32"/>
          <w:szCs w:val="32"/>
        </w:rPr>
      </w:pPr>
      <w:r w:rsidRPr="002D1969">
        <w:rPr>
          <w:sz w:val="32"/>
          <w:szCs w:val="32"/>
        </w:rPr>
        <w:t xml:space="preserve">4. Mastering in ASP.NET 3.5 (Stephan feather) </w:t>
      </w:r>
    </w:p>
    <w:p w:rsidR="00D636A4" w:rsidRPr="002D1969" w:rsidRDefault="00D636A4" w:rsidP="00D636A4">
      <w:pPr>
        <w:ind w:left="567"/>
        <w:rPr>
          <w:sz w:val="32"/>
          <w:szCs w:val="32"/>
        </w:rPr>
      </w:pPr>
    </w:p>
    <w:p w:rsidR="00D636A4" w:rsidRPr="002D1969" w:rsidRDefault="00D636A4" w:rsidP="00D636A4">
      <w:pPr>
        <w:ind w:left="567"/>
        <w:rPr>
          <w:sz w:val="32"/>
          <w:szCs w:val="32"/>
        </w:rPr>
      </w:pPr>
      <w:r w:rsidRPr="002D1969">
        <w:rPr>
          <w:sz w:val="32"/>
          <w:szCs w:val="32"/>
        </w:rPr>
        <w:t xml:space="preserve">5. </w:t>
      </w:r>
      <w:hyperlink r:id="rId24" w:history="1">
        <w:r w:rsidRPr="002D1969">
          <w:rPr>
            <w:rStyle w:val="Hyperlink"/>
            <w:sz w:val="32"/>
            <w:szCs w:val="32"/>
          </w:rPr>
          <w:t>www.google.com</w:t>
        </w:r>
      </w:hyperlink>
    </w:p>
    <w:p w:rsidR="00D636A4" w:rsidRPr="002D1969" w:rsidRDefault="00D636A4" w:rsidP="00D636A4">
      <w:pPr>
        <w:rPr>
          <w:sz w:val="32"/>
          <w:szCs w:val="32"/>
        </w:rPr>
      </w:pPr>
    </w:p>
    <w:p w:rsidR="00D636A4" w:rsidRPr="00D636A4" w:rsidRDefault="00D636A4" w:rsidP="00D636A4">
      <w:pPr>
        <w:pStyle w:val="ListParagraph"/>
        <w:rPr>
          <w:sz w:val="28"/>
          <w:szCs w:val="28"/>
        </w:rPr>
      </w:pPr>
    </w:p>
    <w:sectPr w:rsidR="00D636A4" w:rsidRPr="00D636A4" w:rsidSect="00B55A0C">
      <w:headerReference w:type="even" r:id="rId25"/>
      <w:headerReference w:type="default" r:id="rId26"/>
      <w:footerReference w:type="default" r:id="rId27"/>
      <w:headerReference w:type="first" r:id="rId28"/>
      <w:pgSz w:w="12240" w:h="15840"/>
      <w:pgMar w:top="1440" w:right="990" w:bottom="1440" w:left="108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127" w:rsidRDefault="00DD1127" w:rsidP="0044444F">
      <w:r>
        <w:separator/>
      </w:r>
    </w:p>
  </w:endnote>
  <w:endnote w:type="continuationSeparator" w:id="0">
    <w:p w:rsidR="00DD1127" w:rsidRDefault="00DD1127" w:rsidP="0044444F">
      <w:r>
        <w:continuationSeparator/>
      </w:r>
    </w:p>
  </w:endnote>
  <w:endnote w:type="continuationNotice" w:id="1">
    <w:p w:rsidR="00DD1127" w:rsidRDefault="00DD11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Bold">
    <w:altName w:val="Arial Unicode MS"/>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813296"/>
      <w:docPartObj>
        <w:docPartGallery w:val="Page Numbers (Bottom of Page)"/>
        <w:docPartUnique/>
      </w:docPartObj>
    </w:sdtPr>
    <w:sdtEndPr/>
    <w:sdtContent>
      <w:p w:rsidR="00B55A0C" w:rsidRDefault="00B55A0C">
        <w:pPr>
          <w:pStyle w:val="Footer"/>
          <w:jc w:val="center"/>
        </w:pPr>
        <w:r>
          <w:fldChar w:fldCharType="begin"/>
        </w:r>
        <w:r>
          <w:instrText xml:space="preserve"> PAGE   \* MERGEFORMAT </w:instrText>
        </w:r>
        <w:r>
          <w:fldChar w:fldCharType="separate"/>
        </w:r>
        <w:r w:rsidR="00290C03">
          <w:rPr>
            <w:noProof/>
          </w:rPr>
          <w:t>1</w:t>
        </w:r>
        <w:r>
          <w:rPr>
            <w:noProof/>
          </w:rPr>
          <w:fldChar w:fldCharType="end"/>
        </w:r>
      </w:p>
    </w:sdtContent>
  </w:sdt>
  <w:p w:rsidR="00B55A0C" w:rsidRDefault="00B55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127" w:rsidRDefault="00DD1127" w:rsidP="0044444F">
      <w:r>
        <w:separator/>
      </w:r>
    </w:p>
  </w:footnote>
  <w:footnote w:type="continuationSeparator" w:id="0">
    <w:p w:rsidR="00DD1127" w:rsidRDefault="00DD1127" w:rsidP="0044444F">
      <w:r>
        <w:continuationSeparator/>
      </w:r>
    </w:p>
  </w:footnote>
  <w:footnote w:type="continuationNotice" w:id="1">
    <w:p w:rsidR="00DD1127" w:rsidRDefault="00DD112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A0C" w:rsidRDefault="00DD112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71001" o:spid="_x0000_s2050" type="#_x0000_t75" style="position:absolute;margin-left:0;margin-top:0;width:165.6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A0C" w:rsidRPr="000239D9" w:rsidRDefault="00DD1127">
    <w:pPr>
      <w:pStyle w:val="Header"/>
      <w:rPr>
        <w:color w:val="000000" w:themeColor="text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71002" o:spid="_x0000_s2051" type="#_x0000_t75" style="position:absolute;margin-left:0;margin-top:0;width:165.6pt;height:194.4pt;z-index:-251656192;mso-position-horizontal:center;mso-position-horizontal-relative:margin;mso-position-vertical:center;mso-position-vertical-relative:margin" o:allowincell="f">
          <v:imagedata r:id="rId1" o:title="logo" gain="19661f" blacklevel="22938f"/>
          <w10:wrap anchorx="margin" anchory="margin"/>
        </v:shape>
      </w:pict>
    </w:r>
    <w:r w:rsidR="00B55A0C" w:rsidRPr="000239D9">
      <w:t xml:space="preserve">PROJECT REPORT                                                 </w:t>
    </w:r>
    <w:r w:rsidR="00B55A0C" w:rsidRPr="000239D9">
      <w:rPr>
        <w:color w:val="000000" w:themeColor="text1"/>
      </w:rPr>
      <w:t>OPTICALSHOP MANAGEMENT SYSTEM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A0C" w:rsidRDefault="00DD112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71000" o:spid="_x0000_s2049" type="#_x0000_t75" style="position:absolute;margin-left:0;margin-top:0;width:165.6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628D"/>
    <w:multiLevelType w:val="hybridMultilevel"/>
    <w:tmpl w:val="19E02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2127B"/>
    <w:multiLevelType w:val="hybridMultilevel"/>
    <w:tmpl w:val="72CA1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51C46"/>
    <w:multiLevelType w:val="hybridMultilevel"/>
    <w:tmpl w:val="CAF802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8239B"/>
    <w:multiLevelType w:val="hybridMultilevel"/>
    <w:tmpl w:val="488A3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26466"/>
    <w:multiLevelType w:val="hybridMultilevel"/>
    <w:tmpl w:val="F4F03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D7675"/>
    <w:multiLevelType w:val="hybridMultilevel"/>
    <w:tmpl w:val="6F9E802E"/>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6" w15:restartNumberingAfterBreak="0">
    <w:nsid w:val="14400602"/>
    <w:multiLevelType w:val="hybridMultilevel"/>
    <w:tmpl w:val="62E09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8C79D0"/>
    <w:multiLevelType w:val="hybridMultilevel"/>
    <w:tmpl w:val="DCA07D52"/>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8" w15:restartNumberingAfterBreak="0">
    <w:nsid w:val="255A1F74"/>
    <w:multiLevelType w:val="hybridMultilevel"/>
    <w:tmpl w:val="9F40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511F5"/>
    <w:multiLevelType w:val="hybridMultilevel"/>
    <w:tmpl w:val="31D293D0"/>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0" w15:restartNumberingAfterBreak="0">
    <w:nsid w:val="27116C5A"/>
    <w:multiLevelType w:val="multilevel"/>
    <w:tmpl w:val="0409001F"/>
    <w:lvl w:ilvl="0">
      <w:start w:val="1"/>
      <w:numFmt w:val="decimal"/>
      <w:lvlText w:val="%1."/>
      <w:lvlJc w:val="left"/>
      <w:pPr>
        <w:ind w:left="720" w:hanging="360"/>
      </w:pPr>
    </w:lvl>
    <w:lvl w:ilvl="1">
      <w:start w:val="1"/>
      <w:numFmt w:val="decimal"/>
      <w:lvlText w:val="%1.%2."/>
      <w:lvlJc w:val="left"/>
      <w:pPr>
        <w:ind w:left="124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73C7198"/>
    <w:multiLevelType w:val="hybridMultilevel"/>
    <w:tmpl w:val="402E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9796C"/>
    <w:multiLevelType w:val="hybridMultilevel"/>
    <w:tmpl w:val="E3245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5145BA"/>
    <w:multiLevelType w:val="hybridMultilevel"/>
    <w:tmpl w:val="5F3E5E2C"/>
    <w:lvl w:ilvl="0" w:tplc="E8722002">
      <w:start w:val="1"/>
      <w:numFmt w:val="decimal"/>
      <w:lvlText w:val="%1."/>
      <w:lvlJc w:val="left"/>
      <w:pPr>
        <w:ind w:left="1152" w:hanging="360"/>
      </w:pPr>
      <w:rPr>
        <w:rFonts w:hint="default"/>
        <w:u w:val="single"/>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2B477887"/>
    <w:multiLevelType w:val="hybridMultilevel"/>
    <w:tmpl w:val="41803FB8"/>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5" w15:restartNumberingAfterBreak="0">
    <w:nsid w:val="2F5341C5"/>
    <w:multiLevelType w:val="hybridMultilevel"/>
    <w:tmpl w:val="EBBE8C48"/>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6" w15:restartNumberingAfterBreak="0">
    <w:nsid w:val="34B71E40"/>
    <w:multiLevelType w:val="hybridMultilevel"/>
    <w:tmpl w:val="74FE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E13DF"/>
    <w:multiLevelType w:val="hybridMultilevel"/>
    <w:tmpl w:val="F93E7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82DE0"/>
    <w:multiLevelType w:val="hybridMultilevel"/>
    <w:tmpl w:val="3F027DAA"/>
    <w:lvl w:ilvl="0" w:tplc="6CD0DFDC">
      <w:start w:val="1"/>
      <w:numFmt w:val="decimal"/>
      <w:lvlText w:val="%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63847"/>
    <w:multiLevelType w:val="hybridMultilevel"/>
    <w:tmpl w:val="84F42830"/>
    <w:lvl w:ilvl="0" w:tplc="C786F6AA">
      <w:start w:val="1"/>
      <w:numFmt w:val="decimal"/>
      <w:lvlText w:val="%1."/>
      <w:lvlJc w:val="left"/>
      <w:pPr>
        <w:ind w:left="1800" w:hanging="360"/>
      </w:pPr>
      <w:rPr>
        <w:rFonts w:hint="default"/>
        <w:b w:val="0"/>
        <w:sz w:val="28"/>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4037BF6"/>
    <w:multiLevelType w:val="hybridMultilevel"/>
    <w:tmpl w:val="ABC2E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1160B"/>
    <w:multiLevelType w:val="hybridMultilevel"/>
    <w:tmpl w:val="D368C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A86857"/>
    <w:multiLevelType w:val="hybridMultilevel"/>
    <w:tmpl w:val="1F4A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9403E"/>
    <w:multiLevelType w:val="hybridMultilevel"/>
    <w:tmpl w:val="AD308C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6769A0"/>
    <w:multiLevelType w:val="hybridMultilevel"/>
    <w:tmpl w:val="C5C226B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1476460"/>
    <w:multiLevelType w:val="hybridMultilevel"/>
    <w:tmpl w:val="2610965C"/>
    <w:lvl w:ilvl="0" w:tplc="4009000B">
      <w:start w:val="1"/>
      <w:numFmt w:val="bullet"/>
      <w:lvlText w:val=""/>
      <w:lvlJc w:val="left"/>
      <w:pPr>
        <w:tabs>
          <w:tab w:val="num" w:pos="1080"/>
        </w:tabs>
        <w:ind w:left="1080" w:hanging="360"/>
      </w:pPr>
      <w:rPr>
        <w:rFonts w:ascii="Wingdings" w:hAnsi="Wingdings" w:hint="default"/>
      </w:rPr>
    </w:lvl>
    <w:lvl w:ilvl="1" w:tplc="40090003" w:tentative="1">
      <w:start w:val="1"/>
      <w:numFmt w:val="bullet"/>
      <w:lvlText w:val="o"/>
      <w:lvlJc w:val="left"/>
      <w:pPr>
        <w:tabs>
          <w:tab w:val="num" w:pos="1800"/>
        </w:tabs>
        <w:ind w:left="1800" w:hanging="360"/>
      </w:pPr>
      <w:rPr>
        <w:rFonts w:ascii="Courier New" w:hAnsi="Courier New" w:cs="Courier New" w:hint="default"/>
      </w:rPr>
    </w:lvl>
    <w:lvl w:ilvl="2" w:tplc="40090005" w:tentative="1">
      <w:start w:val="1"/>
      <w:numFmt w:val="bullet"/>
      <w:lvlText w:val=""/>
      <w:lvlJc w:val="left"/>
      <w:pPr>
        <w:tabs>
          <w:tab w:val="num" w:pos="2520"/>
        </w:tabs>
        <w:ind w:left="2520" w:hanging="360"/>
      </w:pPr>
      <w:rPr>
        <w:rFonts w:ascii="Wingdings" w:hAnsi="Wingdings" w:hint="default"/>
      </w:rPr>
    </w:lvl>
    <w:lvl w:ilvl="3" w:tplc="40090001" w:tentative="1">
      <w:start w:val="1"/>
      <w:numFmt w:val="bullet"/>
      <w:lvlText w:val=""/>
      <w:lvlJc w:val="left"/>
      <w:pPr>
        <w:tabs>
          <w:tab w:val="num" w:pos="3240"/>
        </w:tabs>
        <w:ind w:left="3240" w:hanging="360"/>
      </w:pPr>
      <w:rPr>
        <w:rFonts w:ascii="Symbol" w:hAnsi="Symbol" w:hint="default"/>
      </w:rPr>
    </w:lvl>
    <w:lvl w:ilvl="4" w:tplc="40090003" w:tentative="1">
      <w:start w:val="1"/>
      <w:numFmt w:val="bullet"/>
      <w:lvlText w:val="o"/>
      <w:lvlJc w:val="left"/>
      <w:pPr>
        <w:tabs>
          <w:tab w:val="num" w:pos="3960"/>
        </w:tabs>
        <w:ind w:left="3960" w:hanging="360"/>
      </w:pPr>
      <w:rPr>
        <w:rFonts w:ascii="Courier New" w:hAnsi="Courier New" w:cs="Courier New" w:hint="default"/>
      </w:rPr>
    </w:lvl>
    <w:lvl w:ilvl="5" w:tplc="40090005" w:tentative="1">
      <w:start w:val="1"/>
      <w:numFmt w:val="bullet"/>
      <w:lvlText w:val=""/>
      <w:lvlJc w:val="left"/>
      <w:pPr>
        <w:tabs>
          <w:tab w:val="num" w:pos="4680"/>
        </w:tabs>
        <w:ind w:left="4680" w:hanging="360"/>
      </w:pPr>
      <w:rPr>
        <w:rFonts w:ascii="Wingdings" w:hAnsi="Wingdings" w:hint="default"/>
      </w:rPr>
    </w:lvl>
    <w:lvl w:ilvl="6" w:tplc="40090001" w:tentative="1">
      <w:start w:val="1"/>
      <w:numFmt w:val="bullet"/>
      <w:lvlText w:val=""/>
      <w:lvlJc w:val="left"/>
      <w:pPr>
        <w:tabs>
          <w:tab w:val="num" w:pos="5400"/>
        </w:tabs>
        <w:ind w:left="5400" w:hanging="360"/>
      </w:pPr>
      <w:rPr>
        <w:rFonts w:ascii="Symbol" w:hAnsi="Symbol" w:hint="default"/>
      </w:rPr>
    </w:lvl>
    <w:lvl w:ilvl="7" w:tplc="40090003" w:tentative="1">
      <w:start w:val="1"/>
      <w:numFmt w:val="bullet"/>
      <w:lvlText w:val="o"/>
      <w:lvlJc w:val="left"/>
      <w:pPr>
        <w:tabs>
          <w:tab w:val="num" w:pos="6120"/>
        </w:tabs>
        <w:ind w:left="6120" w:hanging="360"/>
      </w:pPr>
      <w:rPr>
        <w:rFonts w:ascii="Courier New" w:hAnsi="Courier New" w:cs="Courier New" w:hint="default"/>
      </w:rPr>
    </w:lvl>
    <w:lvl w:ilvl="8" w:tplc="40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3EC5ABF"/>
    <w:multiLevelType w:val="hybridMultilevel"/>
    <w:tmpl w:val="8AEE6112"/>
    <w:lvl w:ilvl="0" w:tplc="6CD0DFD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7" w15:restartNumberingAfterBreak="0">
    <w:nsid w:val="577978ED"/>
    <w:multiLevelType w:val="hybridMultilevel"/>
    <w:tmpl w:val="23BA0CE8"/>
    <w:lvl w:ilvl="0" w:tplc="6F18557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061ADA"/>
    <w:multiLevelType w:val="hybridMultilevel"/>
    <w:tmpl w:val="D1AE8504"/>
    <w:lvl w:ilvl="0" w:tplc="04090001">
      <w:start w:val="1"/>
      <w:numFmt w:val="bullet"/>
      <w:lvlText w:val=""/>
      <w:lvlJc w:val="left"/>
      <w:pPr>
        <w:tabs>
          <w:tab w:val="num" w:pos="814"/>
        </w:tabs>
        <w:ind w:left="814" w:hanging="360"/>
      </w:pPr>
      <w:rPr>
        <w:rFonts w:ascii="Symbol" w:hAnsi="Symbol" w:hint="default"/>
      </w:rPr>
    </w:lvl>
    <w:lvl w:ilvl="1" w:tplc="04090003" w:tentative="1">
      <w:start w:val="1"/>
      <w:numFmt w:val="bullet"/>
      <w:lvlText w:val="o"/>
      <w:lvlJc w:val="left"/>
      <w:pPr>
        <w:tabs>
          <w:tab w:val="num" w:pos="1534"/>
        </w:tabs>
        <w:ind w:left="1534" w:hanging="360"/>
      </w:pPr>
      <w:rPr>
        <w:rFonts w:ascii="Courier New" w:hAnsi="Courier New" w:cs="Courier New" w:hint="default"/>
      </w:rPr>
    </w:lvl>
    <w:lvl w:ilvl="2" w:tplc="04090005" w:tentative="1">
      <w:start w:val="1"/>
      <w:numFmt w:val="bullet"/>
      <w:lvlText w:val=""/>
      <w:lvlJc w:val="left"/>
      <w:pPr>
        <w:tabs>
          <w:tab w:val="num" w:pos="2254"/>
        </w:tabs>
        <w:ind w:left="2254" w:hanging="360"/>
      </w:pPr>
      <w:rPr>
        <w:rFonts w:ascii="Wingdings" w:hAnsi="Wingdings" w:hint="default"/>
      </w:rPr>
    </w:lvl>
    <w:lvl w:ilvl="3" w:tplc="04090001" w:tentative="1">
      <w:start w:val="1"/>
      <w:numFmt w:val="bullet"/>
      <w:lvlText w:val=""/>
      <w:lvlJc w:val="left"/>
      <w:pPr>
        <w:tabs>
          <w:tab w:val="num" w:pos="2974"/>
        </w:tabs>
        <w:ind w:left="2974" w:hanging="360"/>
      </w:pPr>
      <w:rPr>
        <w:rFonts w:ascii="Symbol" w:hAnsi="Symbol" w:hint="default"/>
      </w:rPr>
    </w:lvl>
    <w:lvl w:ilvl="4" w:tplc="04090003" w:tentative="1">
      <w:start w:val="1"/>
      <w:numFmt w:val="bullet"/>
      <w:lvlText w:val="o"/>
      <w:lvlJc w:val="left"/>
      <w:pPr>
        <w:tabs>
          <w:tab w:val="num" w:pos="3694"/>
        </w:tabs>
        <w:ind w:left="3694" w:hanging="360"/>
      </w:pPr>
      <w:rPr>
        <w:rFonts w:ascii="Courier New" w:hAnsi="Courier New" w:cs="Courier New" w:hint="default"/>
      </w:rPr>
    </w:lvl>
    <w:lvl w:ilvl="5" w:tplc="04090005" w:tentative="1">
      <w:start w:val="1"/>
      <w:numFmt w:val="bullet"/>
      <w:lvlText w:val=""/>
      <w:lvlJc w:val="left"/>
      <w:pPr>
        <w:tabs>
          <w:tab w:val="num" w:pos="4414"/>
        </w:tabs>
        <w:ind w:left="4414" w:hanging="360"/>
      </w:pPr>
      <w:rPr>
        <w:rFonts w:ascii="Wingdings" w:hAnsi="Wingdings" w:hint="default"/>
      </w:rPr>
    </w:lvl>
    <w:lvl w:ilvl="6" w:tplc="04090001" w:tentative="1">
      <w:start w:val="1"/>
      <w:numFmt w:val="bullet"/>
      <w:lvlText w:val=""/>
      <w:lvlJc w:val="left"/>
      <w:pPr>
        <w:tabs>
          <w:tab w:val="num" w:pos="5134"/>
        </w:tabs>
        <w:ind w:left="5134" w:hanging="360"/>
      </w:pPr>
      <w:rPr>
        <w:rFonts w:ascii="Symbol" w:hAnsi="Symbol" w:hint="default"/>
      </w:rPr>
    </w:lvl>
    <w:lvl w:ilvl="7" w:tplc="04090003" w:tentative="1">
      <w:start w:val="1"/>
      <w:numFmt w:val="bullet"/>
      <w:lvlText w:val="o"/>
      <w:lvlJc w:val="left"/>
      <w:pPr>
        <w:tabs>
          <w:tab w:val="num" w:pos="5854"/>
        </w:tabs>
        <w:ind w:left="5854" w:hanging="360"/>
      </w:pPr>
      <w:rPr>
        <w:rFonts w:ascii="Courier New" w:hAnsi="Courier New" w:cs="Courier New" w:hint="default"/>
      </w:rPr>
    </w:lvl>
    <w:lvl w:ilvl="8" w:tplc="04090005" w:tentative="1">
      <w:start w:val="1"/>
      <w:numFmt w:val="bullet"/>
      <w:lvlText w:val=""/>
      <w:lvlJc w:val="left"/>
      <w:pPr>
        <w:tabs>
          <w:tab w:val="num" w:pos="6574"/>
        </w:tabs>
        <w:ind w:left="6574" w:hanging="360"/>
      </w:pPr>
      <w:rPr>
        <w:rFonts w:ascii="Wingdings" w:hAnsi="Wingdings" w:hint="default"/>
      </w:rPr>
    </w:lvl>
  </w:abstractNum>
  <w:abstractNum w:abstractNumId="29" w15:restartNumberingAfterBreak="0">
    <w:nsid w:val="590B3EC7"/>
    <w:multiLevelType w:val="hybridMultilevel"/>
    <w:tmpl w:val="B54242C8"/>
    <w:lvl w:ilvl="0" w:tplc="DF822A94">
      <w:start w:val="1"/>
      <w:numFmt w:val="decimal"/>
      <w:lvlText w:val="%1."/>
      <w:lvlJc w:val="left"/>
      <w:pPr>
        <w:tabs>
          <w:tab w:val="num" w:pos="2160"/>
        </w:tabs>
        <w:ind w:left="216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5961396E"/>
    <w:multiLevelType w:val="hybridMultilevel"/>
    <w:tmpl w:val="EEC45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10E31"/>
    <w:multiLevelType w:val="multilevel"/>
    <w:tmpl w:val="3AA0654C"/>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D4A2D77"/>
    <w:multiLevelType w:val="hybridMultilevel"/>
    <w:tmpl w:val="84F636B2"/>
    <w:lvl w:ilvl="0" w:tplc="C786F6AA">
      <w:start w:val="1"/>
      <w:numFmt w:val="decimal"/>
      <w:lvlText w:val="%1."/>
      <w:lvlJc w:val="left"/>
      <w:pPr>
        <w:ind w:left="720" w:hanging="360"/>
      </w:pPr>
      <w:rPr>
        <w:rFonts w:hint="default"/>
        <w:b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1372F4"/>
    <w:multiLevelType w:val="hybridMultilevel"/>
    <w:tmpl w:val="890654E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65B220B7"/>
    <w:multiLevelType w:val="hybridMultilevel"/>
    <w:tmpl w:val="668C7B9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FE446BF"/>
    <w:multiLevelType w:val="hybridMultilevel"/>
    <w:tmpl w:val="D3062B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5447E04"/>
    <w:multiLevelType w:val="hybridMultilevel"/>
    <w:tmpl w:val="6E26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1D35ED"/>
    <w:multiLevelType w:val="hybridMultilevel"/>
    <w:tmpl w:val="F5A8C20C"/>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38" w15:restartNumberingAfterBreak="0">
    <w:nsid w:val="782A2F8A"/>
    <w:multiLevelType w:val="multilevel"/>
    <w:tmpl w:val="1C5A10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EA3414"/>
    <w:multiLevelType w:val="hybridMultilevel"/>
    <w:tmpl w:val="0E4A833C"/>
    <w:lvl w:ilvl="0" w:tplc="04090001">
      <w:start w:val="1"/>
      <w:numFmt w:val="bullet"/>
      <w:lvlText w:val=""/>
      <w:lvlJc w:val="left"/>
      <w:pPr>
        <w:ind w:left="720" w:hanging="360"/>
      </w:pPr>
      <w:rPr>
        <w:rFonts w:ascii="Symbol" w:hAnsi="Symbol" w:hint="default"/>
      </w:rPr>
    </w:lvl>
    <w:lvl w:ilvl="1" w:tplc="FBF6DA0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E3627"/>
    <w:multiLevelType w:val="hybridMultilevel"/>
    <w:tmpl w:val="83DE66F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0"/>
  </w:num>
  <w:num w:numId="2">
    <w:abstractNumId w:val="38"/>
  </w:num>
  <w:num w:numId="3">
    <w:abstractNumId w:val="31"/>
  </w:num>
  <w:num w:numId="4">
    <w:abstractNumId w:val="40"/>
  </w:num>
  <w:num w:numId="5">
    <w:abstractNumId w:val="34"/>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25"/>
  </w:num>
  <w:num w:numId="11">
    <w:abstractNumId w:val="13"/>
  </w:num>
  <w:num w:numId="12">
    <w:abstractNumId w:val="35"/>
  </w:num>
  <w:num w:numId="13">
    <w:abstractNumId w:val="24"/>
  </w:num>
  <w:num w:numId="14">
    <w:abstractNumId w:val="28"/>
  </w:num>
  <w:num w:numId="15">
    <w:abstractNumId w:val="30"/>
  </w:num>
  <w:num w:numId="16">
    <w:abstractNumId w:val="22"/>
  </w:num>
  <w:num w:numId="17">
    <w:abstractNumId w:val="9"/>
  </w:num>
  <w:num w:numId="18">
    <w:abstractNumId w:val="7"/>
  </w:num>
  <w:num w:numId="19">
    <w:abstractNumId w:val="37"/>
  </w:num>
  <w:num w:numId="20">
    <w:abstractNumId w:val="15"/>
  </w:num>
  <w:num w:numId="21">
    <w:abstractNumId w:val="14"/>
  </w:num>
  <w:num w:numId="22">
    <w:abstractNumId w:val="5"/>
  </w:num>
  <w:num w:numId="23">
    <w:abstractNumId w:val="39"/>
  </w:num>
  <w:num w:numId="24">
    <w:abstractNumId w:val="1"/>
  </w:num>
  <w:num w:numId="25">
    <w:abstractNumId w:val="21"/>
  </w:num>
  <w:num w:numId="26">
    <w:abstractNumId w:val="11"/>
  </w:num>
  <w:num w:numId="27">
    <w:abstractNumId w:val="17"/>
  </w:num>
  <w:num w:numId="28">
    <w:abstractNumId w:val="12"/>
  </w:num>
  <w:num w:numId="29">
    <w:abstractNumId w:val="8"/>
  </w:num>
  <w:num w:numId="30">
    <w:abstractNumId w:val="4"/>
  </w:num>
  <w:num w:numId="31">
    <w:abstractNumId w:val="36"/>
  </w:num>
  <w:num w:numId="32">
    <w:abstractNumId w:val="16"/>
  </w:num>
  <w:num w:numId="33">
    <w:abstractNumId w:val="32"/>
  </w:num>
  <w:num w:numId="34">
    <w:abstractNumId w:val="19"/>
  </w:num>
  <w:num w:numId="35">
    <w:abstractNumId w:val="26"/>
  </w:num>
  <w:num w:numId="36">
    <w:abstractNumId w:val="18"/>
  </w:num>
  <w:num w:numId="37">
    <w:abstractNumId w:val="3"/>
  </w:num>
  <w:num w:numId="38">
    <w:abstractNumId w:val="23"/>
  </w:num>
  <w:num w:numId="39">
    <w:abstractNumId w:val="6"/>
  </w:num>
  <w:num w:numId="40">
    <w:abstractNumId w:val="20"/>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2EB"/>
    <w:rsid w:val="000166A8"/>
    <w:rsid w:val="00016F39"/>
    <w:rsid w:val="000239D9"/>
    <w:rsid w:val="00026DAB"/>
    <w:rsid w:val="00030612"/>
    <w:rsid w:val="00031B73"/>
    <w:rsid w:val="00041BAF"/>
    <w:rsid w:val="00041DCD"/>
    <w:rsid w:val="00043BFE"/>
    <w:rsid w:val="000632FE"/>
    <w:rsid w:val="00063F7F"/>
    <w:rsid w:val="00064E2B"/>
    <w:rsid w:val="00071308"/>
    <w:rsid w:val="00095785"/>
    <w:rsid w:val="000A4A3D"/>
    <w:rsid w:val="000B6B82"/>
    <w:rsid w:val="000C627D"/>
    <w:rsid w:val="000C73A0"/>
    <w:rsid w:val="000E4C8D"/>
    <w:rsid w:val="000E70C3"/>
    <w:rsid w:val="000F1264"/>
    <w:rsid w:val="000F17E1"/>
    <w:rsid w:val="000F4417"/>
    <w:rsid w:val="000F6BB8"/>
    <w:rsid w:val="00106E3A"/>
    <w:rsid w:val="001100C9"/>
    <w:rsid w:val="00111D39"/>
    <w:rsid w:val="00113EA7"/>
    <w:rsid w:val="0012320A"/>
    <w:rsid w:val="00160C4D"/>
    <w:rsid w:val="001852A8"/>
    <w:rsid w:val="001871C7"/>
    <w:rsid w:val="00191493"/>
    <w:rsid w:val="001A55AE"/>
    <w:rsid w:val="001B622E"/>
    <w:rsid w:val="001D3FAE"/>
    <w:rsid w:val="001D4D5C"/>
    <w:rsid w:val="001D603E"/>
    <w:rsid w:val="00200DB8"/>
    <w:rsid w:val="00202494"/>
    <w:rsid w:val="002077E5"/>
    <w:rsid w:val="00216DE4"/>
    <w:rsid w:val="00220020"/>
    <w:rsid w:val="00251B50"/>
    <w:rsid w:val="00262549"/>
    <w:rsid w:val="00262EFD"/>
    <w:rsid w:val="00273E90"/>
    <w:rsid w:val="00276CF1"/>
    <w:rsid w:val="002830FC"/>
    <w:rsid w:val="00290C03"/>
    <w:rsid w:val="002A0624"/>
    <w:rsid w:val="002D0F3E"/>
    <w:rsid w:val="002F0212"/>
    <w:rsid w:val="002F59D0"/>
    <w:rsid w:val="003009DE"/>
    <w:rsid w:val="003019E6"/>
    <w:rsid w:val="00305147"/>
    <w:rsid w:val="003075B0"/>
    <w:rsid w:val="00327190"/>
    <w:rsid w:val="00330BB9"/>
    <w:rsid w:val="00332D14"/>
    <w:rsid w:val="0033506F"/>
    <w:rsid w:val="00337066"/>
    <w:rsid w:val="00346344"/>
    <w:rsid w:val="00371BCA"/>
    <w:rsid w:val="003759C1"/>
    <w:rsid w:val="0038341F"/>
    <w:rsid w:val="0038406C"/>
    <w:rsid w:val="00386A97"/>
    <w:rsid w:val="003B05FF"/>
    <w:rsid w:val="003B4894"/>
    <w:rsid w:val="003D3E82"/>
    <w:rsid w:val="003D502F"/>
    <w:rsid w:val="003E1A8F"/>
    <w:rsid w:val="00401C95"/>
    <w:rsid w:val="0040408D"/>
    <w:rsid w:val="004057A5"/>
    <w:rsid w:val="00412DD1"/>
    <w:rsid w:val="00413000"/>
    <w:rsid w:val="004148F5"/>
    <w:rsid w:val="0044444F"/>
    <w:rsid w:val="00454300"/>
    <w:rsid w:val="004556FA"/>
    <w:rsid w:val="004729FC"/>
    <w:rsid w:val="004A4ED8"/>
    <w:rsid w:val="004A76EB"/>
    <w:rsid w:val="004B3722"/>
    <w:rsid w:val="004C3072"/>
    <w:rsid w:val="004D3358"/>
    <w:rsid w:val="004E00F8"/>
    <w:rsid w:val="004F2993"/>
    <w:rsid w:val="004F4F58"/>
    <w:rsid w:val="0050283C"/>
    <w:rsid w:val="00510B09"/>
    <w:rsid w:val="005120BB"/>
    <w:rsid w:val="00514A70"/>
    <w:rsid w:val="0052633A"/>
    <w:rsid w:val="00530F19"/>
    <w:rsid w:val="00532DE6"/>
    <w:rsid w:val="00532EE6"/>
    <w:rsid w:val="005570F2"/>
    <w:rsid w:val="005700B6"/>
    <w:rsid w:val="005B4D4B"/>
    <w:rsid w:val="005C173D"/>
    <w:rsid w:val="005C1A54"/>
    <w:rsid w:val="005C55F7"/>
    <w:rsid w:val="005D2419"/>
    <w:rsid w:val="005E76CB"/>
    <w:rsid w:val="005F365E"/>
    <w:rsid w:val="006103D9"/>
    <w:rsid w:val="00612DFF"/>
    <w:rsid w:val="006160D9"/>
    <w:rsid w:val="006308AE"/>
    <w:rsid w:val="00634838"/>
    <w:rsid w:val="00636639"/>
    <w:rsid w:val="0064516D"/>
    <w:rsid w:val="00647486"/>
    <w:rsid w:val="00665E7E"/>
    <w:rsid w:val="00682836"/>
    <w:rsid w:val="00685CA2"/>
    <w:rsid w:val="006A2115"/>
    <w:rsid w:val="006A221B"/>
    <w:rsid w:val="006A6249"/>
    <w:rsid w:val="006A7681"/>
    <w:rsid w:val="006C4742"/>
    <w:rsid w:val="006D41B6"/>
    <w:rsid w:val="006D6887"/>
    <w:rsid w:val="00705948"/>
    <w:rsid w:val="00712F2A"/>
    <w:rsid w:val="00717D07"/>
    <w:rsid w:val="00727EBC"/>
    <w:rsid w:val="00733D2F"/>
    <w:rsid w:val="00761BC8"/>
    <w:rsid w:val="0076364D"/>
    <w:rsid w:val="00775770"/>
    <w:rsid w:val="007770DF"/>
    <w:rsid w:val="00796257"/>
    <w:rsid w:val="007A1095"/>
    <w:rsid w:val="007A3AB5"/>
    <w:rsid w:val="007A45D6"/>
    <w:rsid w:val="007A559C"/>
    <w:rsid w:val="007B0054"/>
    <w:rsid w:val="007B0336"/>
    <w:rsid w:val="007B1050"/>
    <w:rsid w:val="007C18E0"/>
    <w:rsid w:val="007C2926"/>
    <w:rsid w:val="007D1A78"/>
    <w:rsid w:val="007E6D93"/>
    <w:rsid w:val="007F117B"/>
    <w:rsid w:val="00805738"/>
    <w:rsid w:val="00815C43"/>
    <w:rsid w:val="00821283"/>
    <w:rsid w:val="00825E23"/>
    <w:rsid w:val="0084696A"/>
    <w:rsid w:val="00846A1C"/>
    <w:rsid w:val="00852E2B"/>
    <w:rsid w:val="00855289"/>
    <w:rsid w:val="00857C9E"/>
    <w:rsid w:val="00864B1C"/>
    <w:rsid w:val="008833EC"/>
    <w:rsid w:val="00884079"/>
    <w:rsid w:val="008874A2"/>
    <w:rsid w:val="00891229"/>
    <w:rsid w:val="008A2E4C"/>
    <w:rsid w:val="008B58A0"/>
    <w:rsid w:val="008E13BF"/>
    <w:rsid w:val="008E4D64"/>
    <w:rsid w:val="008E6E39"/>
    <w:rsid w:val="008F033A"/>
    <w:rsid w:val="008F6C2F"/>
    <w:rsid w:val="00904D58"/>
    <w:rsid w:val="00916C44"/>
    <w:rsid w:val="00917DAC"/>
    <w:rsid w:val="00930AF3"/>
    <w:rsid w:val="00935DD2"/>
    <w:rsid w:val="00940150"/>
    <w:rsid w:val="00946E3B"/>
    <w:rsid w:val="00963D0D"/>
    <w:rsid w:val="00966134"/>
    <w:rsid w:val="009761AD"/>
    <w:rsid w:val="00982871"/>
    <w:rsid w:val="009972D8"/>
    <w:rsid w:val="009A2A2F"/>
    <w:rsid w:val="009B15AA"/>
    <w:rsid w:val="009D24C0"/>
    <w:rsid w:val="009D32BF"/>
    <w:rsid w:val="009F4D9B"/>
    <w:rsid w:val="009F6F04"/>
    <w:rsid w:val="00A30A88"/>
    <w:rsid w:val="00A4382F"/>
    <w:rsid w:val="00A528AA"/>
    <w:rsid w:val="00A6482A"/>
    <w:rsid w:val="00A92B14"/>
    <w:rsid w:val="00A942B4"/>
    <w:rsid w:val="00AA5049"/>
    <w:rsid w:val="00AA68CA"/>
    <w:rsid w:val="00AC5079"/>
    <w:rsid w:val="00AC5B87"/>
    <w:rsid w:val="00AE1802"/>
    <w:rsid w:val="00B07917"/>
    <w:rsid w:val="00B25DD1"/>
    <w:rsid w:val="00B32E9C"/>
    <w:rsid w:val="00B3341E"/>
    <w:rsid w:val="00B418EE"/>
    <w:rsid w:val="00B536DD"/>
    <w:rsid w:val="00B55A0C"/>
    <w:rsid w:val="00B57813"/>
    <w:rsid w:val="00B61341"/>
    <w:rsid w:val="00B67D51"/>
    <w:rsid w:val="00B81E4F"/>
    <w:rsid w:val="00B932DC"/>
    <w:rsid w:val="00BA0E5A"/>
    <w:rsid w:val="00BA12EB"/>
    <w:rsid w:val="00BA3A46"/>
    <w:rsid w:val="00BB4750"/>
    <w:rsid w:val="00BB5D07"/>
    <w:rsid w:val="00BD197B"/>
    <w:rsid w:val="00BE13E9"/>
    <w:rsid w:val="00BE7695"/>
    <w:rsid w:val="00C029EC"/>
    <w:rsid w:val="00C11D7B"/>
    <w:rsid w:val="00C32D23"/>
    <w:rsid w:val="00C46D1B"/>
    <w:rsid w:val="00C4713A"/>
    <w:rsid w:val="00C62811"/>
    <w:rsid w:val="00C63178"/>
    <w:rsid w:val="00C7263C"/>
    <w:rsid w:val="00C80498"/>
    <w:rsid w:val="00CA42DE"/>
    <w:rsid w:val="00CB401F"/>
    <w:rsid w:val="00CC6EAD"/>
    <w:rsid w:val="00CC717F"/>
    <w:rsid w:val="00CD507F"/>
    <w:rsid w:val="00CE42ED"/>
    <w:rsid w:val="00CF056E"/>
    <w:rsid w:val="00CF758D"/>
    <w:rsid w:val="00D05531"/>
    <w:rsid w:val="00D07848"/>
    <w:rsid w:val="00D10875"/>
    <w:rsid w:val="00D245EF"/>
    <w:rsid w:val="00D248E4"/>
    <w:rsid w:val="00D41C58"/>
    <w:rsid w:val="00D53986"/>
    <w:rsid w:val="00D6058B"/>
    <w:rsid w:val="00D63672"/>
    <w:rsid w:val="00D636A4"/>
    <w:rsid w:val="00D64A7D"/>
    <w:rsid w:val="00D66B3E"/>
    <w:rsid w:val="00D712AE"/>
    <w:rsid w:val="00D84683"/>
    <w:rsid w:val="00D90153"/>
    <w:rsid w:val="00DA699C"/>
    <w:rsid w:val="00DB1826"/>
    <w:rsid w:val="00DB77AE"/>
    <w:rsid w:val="00DD1127"/>
    <w:rsid w:val="00DD12F1"/>
    <w:rsid w:val="00DD202E"/>
    <w:rsid w:val="00DD5293"/>
    <w:rsid w:val="00DE4927"/>
    <w:rsid w:val="00E1423D"/>
    <w:rsid w:val="00E23E15"/>
    <w:rsid w:val="00E47517"/>
    <w:rsid w:val="00E511D1"/>
    <w:rsid w:val="00E55D0C"/>
    <w:rsid w:val="00E645BE"/>
    <w:rsid w:val="00E72E30"/>
    <w:rsid w:val="00E97F68"/>
    <w:rsid w:val="00EC03D6"/>
    <w:rsid w:val="00ED60EF"/>
    <w:rsid w:val="00EE32B4"/>
    <w:rsid w:val="00EE398B"/>
    <w:rsid w:val="00EE6DC1"/>
    <w:rsid w:val="00EF19DC"/>
    <w:rsid w:val="00EF6360"/>
    <w:rsid w:val="00F034B4"/>
    <w:rsid w:val="00F12BC2"/>
    <w:rsid w:val="00F12ED8"/>
    <w:rsid w:val="00F139F9"/>
    <w:rsid w:val="00F44EB9"/>
    <w:rsid w:val="00F5395C"/>
    <w:rsid w:val="00F704EF"/>
    <w:rsid w:val="00FA12D3"/>
    <w:rsid w:val="00FA28A6"/>
    <w:rsid w:val="00FA4820"/>
    <w:rsid w:val="00FA54A3"/>
    <w:rsid w:val="00FB1CFB"/>
    <w:rsid w:val="00FB2BB1"/>
    <w:rsid w:val="00FB569C"/>
    <w:rsid w:val="00FC0897"/>
    <w:rsid w:val="00FC3C0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D5D1C9"/>
  <w15:docId w15:val="{CE7501C3-CDE7-4B7F-A2A7-D7CC5FA99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AF3"/>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F12ED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84696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2EB"/>
    <w:pPr>
      <w:ind w:left="720"/>
      <w:contextualSpacing/>
    </w:pPr>
    <w:rPr>
      <w:sz w:val="20"/>
      <w:szCs w:val="20"/>
    </w:rPr>
  </w:style>
  <w:style w:type="paragraph" w:styleId="NormalWeb">
    <w:name w:val="Normal (Web)"/>
    <w:basedOn w:val="Normal"/>
    <w:uiPriority w:val="99"/>
    <w:rsid w:val="00BE13E9"/>
    <w:pPr>
      <w:spacing w:before="100" w:beforeAutospacing="1" w:after="100" w:afterAutospacing="1"/>
    </w:pPr>
    <w:rPr>
      <w:rFonts w:ascii="Arial Unicode MS" w:eastAsia="Arial Unicode MS" w:hAnsi="Arial Unicode MS" w:cs="Arial Unicode MS"/>
    </w:rPr>
  </w:style>
  <w:style w:type="table" w:styleId="TableGrid">
    <w:name w:val="Table Grid"/>
    <w:basedOn w:val="TableNormal"/>
    <w:uiPriority w:val="59"/>
    <w:rsid w:val="00D6367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4444F"/>
    <w:pPr>
      <w:tabs>
        <w:tab w:val="center" w:pos="4680"/>
        <w:tab w:val="right" w:pos="9360"/>
      </w:tabs>
    </w:pPr>
  </w:style>
  <w:style w:type="character" w:customStyle="1" w:styleId="HeaderChar">
    <w:name w:val="Header Char"/>
    <w:basedOn w:val="DefaultParagraphFont"/>
    <w:link w:val="Header"/>
    <w:uiPriority w:val="99"/>
    <w:rsid w:val="004444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4444F"/>
    <w:pPr>
      <w:tabs>
        <w:tab w:val="center" w:pos="4680"/>
        <w:tab w:val="right" w:pos="9360"/>
      </w:tabs>
    </w:pPr>
  </w:style>
  <w:style w:type="character" w:customStyle="1" w:styleId="FooterChar">
    <w:name w:val="Footer Char"/>
    <w:basedOn w:val="DefaultParagraphFont"/>
    <w:link w:val="Footer"/>
    <w:uiPriority w:val="99"/>
    <w:rsid w:val="0044444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2993"/>
    <w:rPr>
      <w:rFonts w:ascii="Tahoma" w:hAnsi="Tahoma" w:cs="Tahoma"/>
      <w:sz w:val="16"/>
      <w:szCs w:val="16"/>
    </w:rPr>
  </w:style>
  <w:style w:type="character" w:customStyle="1" w:styleId="BalloonTextChar">
    <w:name w:val="Balloon Text Char"/>
    <w:basedOn w:val="DefaultParagraphFont"/>
    <w:link w:val="BalloonText"/>
    <w:uiPriority w:val="99"/>
    <w:semiHidden/>
    <w:rsid w:val="004F2993"/>
    <w:rPr>
      <w:rFonts w:ascii="Tahoma" w:eastAsia="Times New Roman" w:hAnsi="Tahoma" w:cs="Tahoma"/>
      <w:sz w:val="16"/>
      <w:szCs w:val="16"/>
    </w:rPr>
  </w:style>
  <w:style w:type="paragraph" w:styleId="Title">
    <w:name w:val="Title"/>
    <w:basedOn w:val="Normal"/>
    <w:link w:val="TitleChar"/>
    <w:qFormat/>
    <w:rsid w:val="004148F5"/>
    <w:pPr>
      <w:jc w:val="center"/>
    </w:pPr>
    <w:rPr>
      <w:b/>
      <w:szCs w:val="20"/>
    </w:rPr>
  </w:style>
  <w:style w:type="character" w:customStyle="1" w:styleId="TitleChar">
    <w:name w:val="Title Char"/>
    <w:basedOn w:val="DefaultParagraphFont"/>
    <w:link w:val="Title"/>
    <w:rsid w:val="004148F5"/>
    <w:rPr>
      <w:rFonts w:ascii="Times New Roman" w:eastAsia="Times New Roman" w:hAnsi="Times New Roman" w:cs="Times New Roman"/>
      <w:b/>
      <w:sz w:val="24"/>
      <w:szCs w:val="20"/>
    </w:rPr>
  </w:style>
  <w:style w:type="character" w:styleId="Hyperlink">
    <w:name w:val="Hyperlink"/>
    <w:uiPriority w:val="99"/>
    <w:unhideWhenUsed/>
    <w:rsid w:val="004148F5"/>
    <w:rPr>
      <w:color w:val="0000FF"/>
      <w:u w:val="single"/>
    </w:rPr>
  </w:style>
  <w:style w:type="character" w:styleId="Strong">
    <w:name w:val="Strong"/>
    <w:uiPriority w:val="22"/>
    <w:qFormat/>
    <w:rsid w:val="004148F5"/>
    <w:rPr>
      <w:b/>
      <w:bCs/>
    </w:rPr>
  </w:style>
  <w:style w:type="character" w:customStyle="1" w:styleId="a">
    <w:name w:val="a"/>
    <w:basedOn w:val="DefaultParagraphFont"/>
    <w:rsid w:val="006D41B6"/>
  </w:style>
  <w:style w:type="character" w:customStyle="1" w:styleId="Heading5Char">
    <w:name w:val="Heading 5 Char"/>
    <w:basedOn w:val="DefaultParagraphFont"/>
    <w:link w:val="Heading5"/>
    <w:uiPriority w:val="9"/>
    <w:semiHidden/>
    <w:rsid w:val="0084696A"/>
    <w:rPr>
      <w:rFonts w:asciiTheme="majorHAnsi" w:eastAsiaTheme="majorEastAsia" w:hAnsiTheme="majorHAnsi" w:cstheme="majorBidi"/>
      <w:color w:val="365F91" w:themeColor="accent1" w:themeShade="BF"/>
      <w:sz w:val="24"/>
      <w:szCs w:val="24"/>
    </w:rPr>
  </w:style>
  <w:style w:type="character" w:customStyle="1" w:styleId="Heading2Char">
    <w:name w:val="Heading 2 Char"/>
    <w:basedOn w:val="DefaultParagraphFont"/>
    <w:link w:val="Heading2"/>
    <w:uiPriority w:val="9"/>
    <w:semiHidden/>
    <w:rsid w:val="00F12ED8"/>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3759C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0067118">
      <w:bodyDiv w:val="1"/>
      <w:marLeft w:val="0"/>
      <w:marRight w:val="0"/>
      <w:marTop w:val="0"/>
      <w:marBottom w:val="0"/>
      <w:divBdr>
        <w:top w:val="none" w:sz="0" w:space="0" w:color="auto"/>
        <w:left w:val="none" w:sz="0" w:space="0" w:color="auto"/>
        <w:bottom w:val="none" w:sz="0" w:space="0" w:color="auto"/>
        <w:right w:val="none" w:sz="0" w:space="0" w:color="auto"/>
      </w:divBdr>
      <w:divsChild>
        <w:div w:id="33386825">
          <w:marLeft w:val="0"/>
          <w:marRight w:val="0"/>
          <w:marTop w:val="0"/>
          <w:marBottom w:val="0"/>
          <w:divBdr>
            <w:top w:val="none" w:sz="0" w:space="0" w:color="auto"/>
            <w:left w:val="none" w:sz="0" w:space="0" w:color="auto"/>
            <w:bottom w:val="none" w:sz="0" w:space="0" w:color="auto"/>
            <w:right w:val="none" w:sz="0" w:space="0" w:color="auto"/>
          </w:divBdr>
        </w:div>
        <w:div w:id="897978879">
          <w:marLeft w:val="0"/>
          <w:marRight w:val="0"/>
          <w:marTop w:val="0"/>
          <w:marBottom w:val="0"/>
          <w:divBdr>
            <w:top w:val="none" w:sz="0" w:space="0" w:color="auto"/>
            <w:left w:val="none" w:sz="0" w:space="0" w:color="auto"/>
            <w:bottom w:val="none" w:sz="0" w:space="0" w:color="auto"/>
            <w:right w:val="none" w:sz="0" w:space="0" w:color="auto"/>
          </w:divBdr>
        </w:div>
        <w:div w:id="940524891">
          <w:marLeft w:val="0"/>
          <w:marRight w:val="0"/>
          <w:marTop w:val="0"/>
          <w:marBottom w:val="0"/>
          <w:divBdr>
            <w:top w:val="none" w:sz="0" w:space="0" w:color="auto"/>
            <w:left w:val="none" w:sz="0" w:space="0" w:color="auto"/>
            <w:bottom w:val="none" w:sz="0" w:space="0" w:color="auto"/>
            <w:right w:val="none" w:sz="0" w:space="0" w:color="auto"/>
          </w:divBdr>
        </w:div>
        <w:div w:id="1272594199">
          <w:marLeft w:val="0"/>
          <w:marRight w:val="0"/>
          <w:marTop w:val="0"/>
          <w:marBottom w:val="0"/>
          <w:divBdr>
            <w:top w:val="none" w:sz="0" w:space="0" w:color="auto"/>
            <w:left w:val="none" w:sz="0" w:space="0" w:color="auto"/>
            <w:bottom w:val="none" w:sz="0" w:space="0" w:color="auto"/>
            <w:right w:val="none" w:sz="0" w:space="0" w:color="auto"/>
          </w:divBdr>
        </w:div>
        <w:div w:id="1395541366">
          <w:marLeft w:val="0"/>
          <w:marRight w:val="0"/>
          <w:marTop w:val="0"/>
          <w:marBottom w:val="0"/>
          <w:divBdr>
            <w:top w:val="none" w:sz="0" w:space="0" w:color="auto"/>
            <w:left w:val="none" w:sz="0" w:space="0" w:color="auto"/>
            <w:bottom w:val="none" w:sz="0" w:space="0" w:color="auto"/>
            <w:right w:val="none" w:sz="0" w:space="0" w:color="auto"/>
          </w:divBdr>
        </w:div>
        <w:div w:id="1431243722">
          <w:marLeft w:val="0"/>
          <w:marRight w:val="0"/>
          <w:marTop w:val="0"/>
          <w:marBottom w:val="0"/>
          <w:divBdr>
            <w:top w:val="none" w:sz="0" w:space="0" w:color="auto"/>
            <w:left w:val="none" w:sz="0" w:space="0" w:color="auto"/>
            <w:bottom w:val="none" w:sz="0" w:space="0" w:color="auto"/>
            <w:right w:val="none" w:sz="0" w:space="0" w:color="auto"/>
          </w:divBdr>
        </w:div>
        <w:div w:id="1602256583">
          <w:marLeft w:val="0"/>
          <w:marRight w:val="0"/>
          <w:marTop w:val="0"/>
          <w:marBottom w:val="0"/>
          <w:divBdr>
            <w:top w:val="none" w:sz="0" w:space="0" w:color="auto"/>
            <w:left w:val="none" w:sz="0" w:space="0" w:color="auto"/>
            <w:bottom w:val="none" w:sz="0" w:space="0" w:color="auto"/>
            <w:right w:val="none" w:sz="0" w:space="0" w:color="auto"/>
          </w:divBdr>
        </w:div>
        <w:div w:id="1643346464">
          <w:marLeft w:val="0"/>
          <w:marRight w:val="0"/>
          <w:marTop w:val="0"/>
          <w:marBottom w:val="0"/>
          <w:divBdr>
            <w:top w:val="none" w:sz="0" w:space="0" w:color="auto"/>
            <w:left w:val="none" w:sz="0" w:space="0" w:color="auto"/>
            <w:bottom w:val="none" w:sz="0" w:space="0" w:color="auto"/>
            <w:right w:val="none" w:sz="0" w:space="0" w:color="auto"/>
          </w:divBdr>
        </w:div>
        <w:div w:id="1949967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google.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7BCB0-079C-4DB9-8299-E8891F282244}">
  <ds:schemaRefs>
    <ds:schemaRef ds:uri="http://schemas.openxmlformats.org/officeDocument/2006/bibliography"/>
  </ds:schemaRefs>
</ds:datastoreItem>
</file>

<file path=customXml/itemProps2.xml><?xml version="1.0" encoding="utf-8"?>
<ds:datastoreItem xmlns:ds="http://schemas.openxmlformats.org/officeDocument/2006/customXml" ds:itemID="{3B413400-8D91-435C-A664-154EEBF8D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9492</Words>
  <Characters>54111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Akanksha Srivastava</cp:lastModifiedBy>
  <cp:revision>2</cp:revision>
  <dcterms:created xsi:type="dcterms:W3CDTF">2021-09-25T13:39:00Z</dcterms:created>
  <dcterms:modified xsi:type="dcterms:W3CDTF">2021-09-25T13:39:00Z</dcterms:modified>
</cp:coreProperties>
</file>